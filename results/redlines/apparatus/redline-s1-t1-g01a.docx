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proofErr w:type="gramStart"/>
      <w:r>
        <w:rPr>
          <w:rFonts w:ascii="Arial" w:eastAsia="Arial" w:hAnsi="Arial" w:cs="Arial"/>
          <w:color w:val="000000"/>
          <w:kern w:val="20"/>
        </w:rPr>
        <w:t>any and all</w:t>
      </w:r>
      <w:proofErr w:type="gramEnd"/>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commentRangeStart w:id="20"/>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t xml:space="preserve">”); </w:t>
      </w:r>
      <w:del w:id="1" w:author="Reviewing Counsel (AgentCo)" w:date="2026-09-01T06:35:39Z">
        <w:r>
          <w:delText>and  all Payment Card Industry (“PCI”) requirements, which shall include, without limitation, PCI Data Security Standards (“PCI DSS”) for the collection, transmission, processing, storage, protection and disclosure of applicable Confidential Information (as defined below)</w:delText>
        </w:r>
      </w:del>
      <w:r>
        <w:t xml:space="preserve">;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commentRangeEnd w:id="20"/>
      <w:r>
        <w:rPr>
          <w:rStyle w:val="CommentReference"/>
        </w:rPr>
        <w:commentReference w:id="20"/>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1"/>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t xml:space="preserve">engagements. </w:t>
      </w:r>
      <w:commentRangeEnd w:id="21"/>
      <w:r>
        <w:rPr>
          <w:rStyle w:val="CommentReference"/>
        </w:rPr>
        <w:commentReference w:id="21"/>
      </w:r>
      <w:del w:id="2" w:author="Reviewing Counsel (AgentCo)" w:date="2026-09-01T06:35:39Z">
        <w:r>
          <w:delText>All modifications, Derivative Works, and improvements to or of the Provider Technology created by LargeCo shall remain the property of LargeCo.</w:delText>
        </w:r>
      </w:del>
      <w:proofErr w:type="spellStart"/>
      <w:proofErr w:type="spellEnd"/>
      <w:proofErr w:type="spellStart"/>
      <w:proofErr w:type="spellEnd"/>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proofErr w:type="spellStart"/>
      <w:r>
        <w:rPr>
          <w:rFonts w:ascii="Arial" w:eastAsia="Cambria" w:hAnsi="Arial" w:cs="Arial"/>
        </w:rPr>
        <w:t>LargeCo</w:t>
      </w:r>
      <w:r w:rsidRPr="00535A85">
        <w:rPr>
          <w:rFonts w:ascii="Arial" w:eastAsia="Cambria" w:hAnsi="Arial" w:cs="Arial"/>
        </w:rPr>
        <w:t>’s</w:t>
      </w:r>
      <w:proofErr w:type="spellEnd"/>
      <w:r w:rsidRPr="00535A85">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3"/>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commentRangeStart w:id="22"/>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t xml:space="preserve">Provider represents and warrants that Provider’s language models are </w:t>
      </w:r>
      <w:del w:id="3" w:author="Reviewing Counsel (AgentCo)" w:date="2026-09-01T06:35:39Z">
        <w:r>
          <w:delText>pre-trained and only augmented with LargeCo training sets, as may be permitted by LargeCo in writing</w:delText>
        </w:r>
      </w:del>
      <w:ins w:id="4" w:author="Reviewing Counsel (AgentCo)" w:date="2026-09-01T06:35:39Z">
        <w:r>
          <w:t>pre-trained</w:t>
        </w:r>
      </w:ins>
      <w:r>
        <w:t xml:space="preserve">. Provider represents and warrants that it shall and shall contractually obligate third parties to, not use or process </w:t>
      </w:r>
      <w:proofErr w:type="spellStart"/>
      <w:proofErr w:type="spellEnd"/>
      <w:proofErr w:type="spellStart"/>
      <w:proofErr w:type="spellEnd"/>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commentRangeEnd w:id="22"/>
      <w:r>
        <w:rPr>
          <w:rStyle w:val="CommentReference"/>
        </w:rPr>
        <w:commentReference w:id="22"/>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r w:rsidRPr="00535A85">
        <w:rPr>
          <w:rFonts w:ascii="Arial" w:hAnsi="Arial" w:cs="Arial"/>
          <w:u w:val="single"/>
        </w:rPr>
        <w:t>Third-Party AI Technology</w:t>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5"/>
      <w:r>
        <w:rPr>
          <w:rFonts w:ascii="Arial" w:hAnsi="Arial" w:cs="Arial"/>
        </w:rPr>
        <w:t>.</w:t>
      </w:r>
    </w:p>
    <w:p w14:paraId="0F9DE45C"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commentRangeStart w:id="23"/>
      <w:commentRangeStart w:id="34"/>
      <w:commentRangeStart w:id="37"/>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t xml:space="preserve">In addition to any other representation and warranties set forth herein, Provider represents and warrants that Provider’s services and/or the AI Technology: </w:t>
      </w:r>
      <w:del w:id="5" w:author="Reviewing Counsel (AgentCo)" w:date="2026-09-01T06:35:39Z">
        <w:r>
          <w:delText>(i) will render accurate and reliable results, (ii)</w:delText>
        </w:r>
      </w:del>
      <w:ins w:id="6" w:author="Reviewing Counsel (AgentCo)" w:date="2026-09-01T06:35:39Z">
        <w:r>
          <w:t>(i)</w:t>
        </w:r>
      </w:ins>
      <w:r>
        <w:t xml:space="preserve"> has been developed and tested with reasonable skill and care and is based on reliable and up-to-date software code and applicable algorithms,</w:t>
      </w:r>
      <w:del w:id="23" w:author="Reviewing Counsel (AgentCo)" w:date="2026-09-01T06:35:48Z">
        <w:r>
          <w:delText> (iii) is made, developed and maintaine</w:delText>
        </w:r>
      </w:del>
      <w:ins w:id="24" w:author="Reviewing Counsel (AgentCo)" w:date="2026-09-01T06:35:48Z">
        <w:r>
          <w:t>(ii) is made, developed and maintained</w:t>
        </w:r>
      </w:ins>
      <w:r>
        <w:t>d using industry-standard methodologies and is robust, resilient and secure; and</w:t>
      </w:r>
      <w:del w:id="29" w:author="Reviewing Counsel (AgentCo)" w:date="2026-09-01T06:35:54Z">
        <w:r>
          <w:delText> (iv) is regularly monitored and update</w:delText>
        </w:r>
      </w:del>
      <w:ins w:id="30" w:author="Reviewing Counsel (AgentCo)" w:date="2026-09-01T06:35:54Z">
        <w:r>
          <w:t>(iii) is regularly monitored and updated</w:t>
        </w:r>
      </w:ins>
      <w:r>
        <w:t xml:space="preserv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proofErr w:type="spellStart"/>
      <w:proofErr w:type="spellEnd"/>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6"/>
      <w:r>
        <w:rPr>
          <w:rFonts w:ascii="Arial" w:hAnsi="Arial" w:cs="Arial"/>
        </w:rPr>
        <w:t>.</w:t>
      </w:r>
      <w:r w:rsidRPr="00535A85">
        <w:rPr>
          <w:rFonts w:ascii="Arial" w:eastAsia="Arial" w:hAnsi="Arial" w:cs="Arial"/>
          <w:kern w:val="20"/>
        </w:rPr>
        <w:t xml:space="preserve"> </w:t>
      </w:r>
      <w:commentRangeEnd w:id="23"/>
      <w:r>
        <w:rPr>
          <w:rStyle w:val="CommentReference"/>
        </w:rPr>
        <w:commentReference w:id="23"/>
      </w:r>
      <w:commentRangeEnd w:id="34"/>
      <w:r>
        <w:rPr>
          <w:rStyle w:val="CommentReference"/>
        </w:rPr>
        <w:commentReference w:id="34"/>
      </w:r>
      <w:commentRangeEnd w:id="37"/>
      <w:r>
        <w:rPr>
          <w:rStyle w:val="CommentReference"/>
        </w:rPr>
        <w:commentReference w:id="37"/>
      </w:r>
    </w:p>
    <w:bookmarkEnd w:id="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w:t>
      </w:r>
      <w:proofErr w:type="gramStart"/>
      <w:r w:rsidRPr="00535A85">
        <w:rPr>
          <w:rFonts w:ascii="Arial" w:eastAsia="Roboto" w:hAnsi="Arial" w:cs="Arial"/>
          <w:kern w:val="20"/>
        </w:rPr>
        <w:t>period of time</w:t>
      </w:r>
      <w:proofErr w:type="gramEnd"/>
      <w:r w:rsidRPr="00535A85">
        <w:rPr>
          <w:rFonts w:ascii="Arial" w:eastAsia="Roboto" w:hAnsi="Arial" w:cs="Arial"/>
          <w:kern w:val="20"/>
        </w:rPr>
        <w:t xml:space="preserv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w:t>
      </w:r>
      <w:proofErr w:type="gramStart"/>
      <w:r w:rsidRPr="00535A85">
        <w:rPr>
          <w:rFonts w:ascii="Arial" w:eastAsia="Roboto" w:hAnsi="Arial" w:cs="Arial"/>
          <w:kern w:val="20"/>
        </w:rPr>
        <w:t>user names</w:t>
      </w:r>
      <w:proofErr w:type="gramEnd"/>
      <w:r w:rsidRPr="00535A85">
        <w:rPr>
          <w:rFonts w:ascii="Arial" w:eastAsia="Roboto" w:hAnsi="Arial" w:cs="Arial"/>
          <w:kern w:val="20"/>
        </w:rPr>
        <w:t xml:space="preserve">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Notwithstanding the foregoing, Provider has sole discretion </w:t>
      </w:r>
      <w:proofErr w:type="gramStart"/>
      <w:r w:rsidRPr="006653B7">
        <w:rPr>
          <w:rFonts w:ascii="Arial" w:eastAsia="Arial" w:hAnsi="Arial" w:cs="Arial"/>
          <w:kern w:val="20"/>
        </w:rPr>
        <w:t>whether or not</w:t>
      </w:r>
      <w:proofErr w:type="gramEnd"/>
      <w:r w:rsidRPr="006653B7">
        <w:rPr>
          <w:rFonts w:ascii="Arial" w:eastAsia="Arial" w:hAnsi="Arial" w:cs="Arial"/>
          <w:kern w:val="20"/>
        </w:rPr>
        <w:t xml:space="preserve">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w:t>
      </w:r>
      <w:proofErr w:type="gramStart"/>
      <w:r>
        <w:rPr>
          <w:rFonts w:ascii="Arial" w:eastAsia="Arial" w:hAnsi="Arial" w:cs="Arial"/>
          <w:kern w:val="20"/>
          <w:u w:val="single"/>
        </w:rPr>
        <w:t>provided that</w:t>
      </w:r>
      <w:proofErr w:type="gramEnd"/>
      <w:r>
        <w:rPr>
          <w:rFonts w:ascii="Arial" w:eastAsia="Arial" w:hAnsi="Arial" w:cs="Arial"/>
          <w:kern w:val="20"/>
          <w:u w:val="single"/>
        </w:rPr>
        <w:t xml:space="preserve">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7777777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w:t>
      </w:r>
      <w:proofErr w:type="spellStart"/>
      <w:r>
        <w:rPr>
          <w:rFonts w:ascii="Arial" w:eastAsia="Arial" w:hAnsi="Arial" w:cs="Arial"/>
          <w:color w:val="000000"/>
          <w:kern w:val="20"/>
          <w:u w:val="single"/>
        </w:rPr>
        <w:t>LargeCo’s</w:t>
      </w:r>
      <w:proofErr w:type="spellEnd"/>
      <w:r>
        <w:rPr>
          <w:rFonts w:ascii="Arial" w:eastAsia="Arial" w:hAnsi="Arial" w:cs="Arial"/>
          <w:color w:val="000000"/>
          <w:kern w:val="20"/>
          <w:u w:val="single"/>
        </w:rPr>
        <w:t xml:space="preserve">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in connection with the Services, as described in this Agreement and/or the applicable Order Form.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its designee). 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proofErr w:type="gramStart"/>
      <w:r>
        <w:rPr>
          <w:rFonts w:ascii="Arial" w:eastAsia="Arial" w:hAnsi="Arial" w:cs="Arial"/>
          <w:kern w:val="20"/>
          <w:u w:val="single"/>
        </w:rPr>
        <w:t>Agreement, and</w:t>
      </w:r>
      <w:proofErr w:type="gramEnd"/>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4"/>
      <w:r>
        <w:rPr>
          <w:rFonts w:ascii="Arial" w:eastAsia="Arial" w:hAnsi="Arial" w:cs="Arial"/>
          <w:kern w:val="20"/>
          <w:u w:val="single"/>
        </w:rPr>
        <w:t xml:space="preserve">Disposal. Throughout the Term, throughout the Transition Period, and for sixty (60) calendar days following its end,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disposal of </w:t>
      </w:r>
      <w:proofErr w:type="spellStart"/>
      <w:r>
        <w:rPr>
          <w:rFonts w:ascii="Arial" w:eastAsia="Arial" w:hAnsi="Arial" w:cs="Arial"/>
          <w:kern w:val="20"/>
          <w:u w:val="single"/>
        </w:rPr>
        <w:t>LargeCo’s</w:t>
      </w:r>
      <w:proofErr w:type="spellEnd"/>
      <w:r>
        <w:t xml:space="preserve"> Confidential Information is carried out consistent with the methods set forth in the FTC Disposal Rule, 16 C.F.R. § 682.3, and with Applicable Law</w:t>
      </w:r>
      <w:del w:id="7" w:author="Reviewing Counsel (AgentCo)" w:date="2026-09-01T06:35:39Z">
        <w:r>
          <w:delText>, including without limitation PCI DSS</w:delText>
        </w:r>
      </w:del>
      <w:r>
        <w:t>.</w:t>
      </w:r>
      <w:commentRangeEnd w:id="24"/>
      <w:r>
        <w:rPr>
          <w:rStyle w:val="CommentReference"/>
        </w:rPr>
        <w:commentReference w:id="24"/>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sidRPr="002D7454">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w:t>
      </w:r>
      <w:r w:rsidRPr="006653B7">
        <w:rPr>
          <w:rFonts w:ascii="Arial" w:eastAsia="Arial" w:hAnsi="Arial" w:cs="Arial"/>
          <w:kern w:val="20"/>
        </w:rPr>
        <w:lastRenderedPageBreak/>
        <w:t xml:space="preserve">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proofErr w:type="gramStart"/>
      <w:r w:rsidRPr="009A5431">
        <w:rPr>
          <w:rFonts w:ascii="Arial" w:eastAsia="Arial" w:hAnsi="Arial" w:cs="Arial"/>
          <w:kern w:val="20"/>
        </w:rPr>
        <w:t>all of</w:t>
      </w:r>
      <w:proofErr w:type="gramEnd"/>
      <w:r w:rsidRPr="009A5431">
        <w:rPr>
          <w:rFonts w:ascii="Arial" w:eastAsia="Arial" w:hAnsi="Arial" w:cs="Arial"/>
          <w:kern w:val="20"/>
        </w:rPr>
        <w:t xml:space="preserve">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lastRenderedPageBreak/>
        <w:t>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w:t>
      </w:r>
      <w:proofErr w:type="gramStart"/>
      <w:r>
        <w:rPr>
          <w:rFonts w:ascii="Arial" w:eastAsia="Arial" w:hAnsi="Arial" w:cs="Arial"/>
          <w:kern w:val="20"/>
          <w:u w:val="single"/>
        </w:rPr>
        <w:t>Form, and</w:t>
      </w:r>
      <w:proofErr w:type="gramEnd"/>
      <w:r>
        <w:rPr>
          <w:rFonts w:ascii="Arial" w:eastAsia="Arial" w:hAnsi="Arial" w:cs="Arial"/>
          <w:kern w:val="20"/>
          <w:u w:val="single"/>
        </w:rPr>
        <w:t xml:space="preserve">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8" w:name="_30j0zll" w:colFirst="0" w:colLast="0"/>
      <w:bookmarkEnd w:id="8"/>
    </w:p>
    <w:p w14:paraId="3FF994E9"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5"/>
      <w:commentRangeStart w:id="35"/>
      <w:commentRangeStart w:id="38"/>
      <w:commentRangeStart w:id="39"/>
      <w:commentRangeStart w:id="40"/>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the </w:t>
      </w:r>
      <w:proofErr w:type="spellStart"/>
      <w:r>
        <w:rPr>
          <w:rFonts w:ascii="Arial" w:eastAsia="Arial" w:hAnsi="Arial" w:cs="Arial"/>
          <w:kern w:val="20"/>
        </w:rPr>
        <w:t>LargeCo</w:t>
      </w:r>
      <w:proofErr w:type="spellEnd"/>
      <w: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8" w:author="Reviewing Counsel (AgentCo)" w:date="2026-09-01T06:35:39Z">
        <w:r>
          <w:delText>(a) any actual or alleged breach of any representation, warranty, undertaking, or covenant made by Provider in this Agreement; (b)</w:delText>
        </w:r>
      </w:del>
      <w:ins w:id="9" w:author="Reviewing Counsel (AgentCo)" w:date="2026-09-01T06:35:39Z">
        <w:r>
          <w:t>(a)</w:t>
        </w:r>
      </w:ins>
      <w:r>
        <w:t xml:space="preserve"> a claim that any Intellectual Property, Service, Deliverable, Documentation, or other material provided by Provider — or the use thereof — infringes, misappropriates, or causes the infringement or misappropriation of any third-party Intellectual Property;</w:t>
      </w:r>
      <w:del w:id="25" w:author="Reviewing Counsel (AgentCo)" w:date="2026-09-01T06:35:48Z">
        <w:r>
          <w:delText> (c) Provider’s breach of Applicable La</w:delText>
        </w:r>
      </w:del>
      <w:ins w:id="26" w:author="Reviewing Counsel (AgentCo)" w:date="2026-09-01T06:35:48Z">
        <w:r>
          <w:t>(b) Provider’s breach of Applicable Law</w:t>
        </w:r>
      </w:ins>
      <w:r>
        <w:t>w;</w:t>
      </w:r>
      <w:del w:id="31" w:author="Reviewing Counsel (AgentCo)" w:date="2026-09-01T06:35:54Z">
        <w:r>
          <w:delText> (d) Provider’s breach of confidentialit</w:delText>
        </w:r>
      </w:del>
      <w:ins w:id="32" w:author="Reviewing Counsel (AgentCo)" w:date="2026-09-01T06:35:54Z">
        <w:r>
          <w:t>(c) Provider’s breach of confidentiality</w:t>
        </w:r>
      </w:ins>
      <w:r>
        <w:t>y; or</w:t>
      </w:r>
      <w:del w:id="33" w:author="Reviewing Counsel (AgentCo)" w:date="2026-09-01T06:36:00Z">
        <w:r>
          <w:delText> (e) the gross negligence or willful misconduct of Provide</w:delText>
        </w:r>
      </w:del>
      <w:ins w:id="34" w:author="Reviewing Counsel (AgentCo)" w:date="2026-09-01T06:36:00Z">
        <w:r>
          <w:t>(d) the gross negligence or willful misconduct of Provider</w:t>
        </w:r>
      </w:ins>
      <w:r>
        <w:t xml:space="preserve">r. The remedies set forth herein are in addition to all other remedies available to </w:t>
      </w:r>
      <w:proofErr w:type="spellStart"/>
      <w:r>
        <w:rPr>
          <w:rFonts w:ascii="Arial" w:eastAsia="Arial" w:hAnsi="Arial" w:cs="Arial"/>
          <w:kern w:val="20"/>
        </w:rPr>
        <w:t>LargeCo</w:t>
      </w:r>
      <w:proofErr w:type="spellEnd"/>
      <w:r>
        <w:t xml:space="preserve"> at law or in</w:t>
      </w:r>
      <w:del w:id="35" w:author="Reviewing Counsel (AgentCo)" w:date="2026-09-01T06:36:06Z">
        <w:r>
          <w:delText> equity</w:delText>
        </w:r>
      </w:del>
      <w:ins w:id="36" w:author="Reviewing Counsel (AgentCo)" w:date="2026-09-01T06:36:06Z">
        <w:r>
          <w:t>equity. This indemnification obligation does not apply to the extent a claim under clause (a) above arises from: (i) any Service, Deliverable, or Documentation not developed by Provider, including Data provided by LargeCo; (ii) any modification of the Service, Deliverable, or Documentation by anyone other than Provider; (iii) combination of the Service with any product, process, or material not authorized in writing by Provider, where the claim would not have arisen but for that combination; (iv) LargeCo’s continued use after Provider has notified LargeCo of the claim or provided a non-infringing modification that would have avoided it; or (v) use other than as permitted under this Agreement.</w:t>
        </w:r>
      </w:ins>
      <w:r>
        <w:t>.</w:t>
      </w:r>
      <w:commentRangeEnd w:id="25"/>
      <w:r>
        <w:rPr>
          <w:rStyle w:val="CommentReference"/>
        </w:rPr>
        <w:commentReference w:id="25"/>
      </w:r>
      <w:commentRangeEnd w:id="35"/>
      <w:r>
        <w:rPr>
          <w:rStyle w:val="CommentReference"/>
        </w:rPr>
        <w:commentReference w:id="35"/>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commentRangeStart w:id="26"/>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 Neither </w:t>
      </w:r>
      <w:proofErr w:type="spellStart"/>
      <w:r>
        <w:rPr>
          <w:rFonts w:ascii="Arial" w:eastAsia="Arial" w:hAnsi="Arial" w:cs="Arial"/>
          <w:kern w:val="20"/>
        </w:rPr>
        <w:t>LargeCo</w:t>
      </w:r>
      <w:proofErr w:type="spellEnd"/>
      <w:r>
        <w:t xml:space="preserve"> nor Provider shall settle or otherwise dispose of any such Claim without the prior written consent of the other Party, which consent shall not be unreasonably withheld or </w:t>
      </w:r>
      <w:del w:id="10" w:author="Reviewing Counsel (AgentCo)" w:date="2026-09-01T06:35:39Z">
        <w:r>
          <w:delText>delayed.</w:delText>
        </w:r>
      </w:del>
      <w:ins w:id="11" w:author="Reviewing Counsel (AgentCo)" w:date="2026-09-01T06:35:39Z">
        <w:r>
          <w:t>delayed. LIMITATION OF LIABILITY. Except for a party’s indemnification obligations under this Section 9, a breach of Section 4 (Confidentiality) or Exhibit C (Privacy and Data Security Requirements), or a party’s gross negligence or willful misconduct, each party’s total liability arising out of or relating to this Agreement will not exceed the aggregate fees paid by LargeCo to Provider in the twelve (12) months immediately preceding the event giving rise to the claim; for a breach of Section 4 or Exhibit C, that cap will instead equal two (2) times such fees. Neither party will be liable for any consequential, incidental, indirect, exemplary, special, enhanced, or punitive damages, or for loss of data, revenue, or profits, even if advised of the possibility of such damages. </w:t>
        </w:r>
      </w:ins>
      <w: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commentRangeEnd w:id="26"/>
      <w:r>
        <w:rPr>
          <w:rStyle w:val="CommentReference"/>
        </w:rPr>
        <w:commentReference w:id="26"/>
      </w:r>
    </w:p>
    <w:p w14:paraId="52B8EB2F" w14:textId="16C7D6ED" w:rsidR="001D6EEA" w:rsidRDefault="00D701D9" w:rsidP="006653B7">
      <w:pPr>
        <w:keepNext/>
        <w:tabs>
          <w:tab w:val="left" w:pos="4680"/>
        </w:tabs>
        <w:rPr>
          <w:rFonts w:ascii="Arial" w:eastAsia="Arial" w:hAnsi="Arial" w:cs="Arial"/>
          <w:b/>
          <w:bCs/>
          <w:caps/>
          <w:kern w:val="20"/>
        </w:rPr>
      </w:pPr>
      <w:del w:id="43" w:author="Reviewing Counsel (AgentCo)" w:date="2026-09-01T06:40:52Z">
        <w:r>
          <w:delText>Largeco, Inc.Agentco, INC.</w:delText>
        </w:r>
      </w:del>
      <w:ins w:id="44" w:author="Reviewing Counsel (AgentCo)" w:date="2026-09-01T06:40:52Z">
        <w:r>
          <w:t>LargeCo, Inc.	AgentCo, Inc.</w:t>
        </w:r>
      </w:ins>
      <w:commentRangeStart w:id="45"/>
      <w:r/>
      <w:commentRangeEnd w:id="45"/>
      <w:r>
        <w:rPr>
          <w:rStyle w:val="CommentReference"/>
        </w:rPr>
        <w:commentReference w:id="45"/>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commentRangeStart w:id="27"/>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t xml:space="preserve"> </w:t>
      </w:r>
      <w:del w:id="12" w:author="Reviewing Counsel (AgentCo)" w:date="2026-09-01T06:35:39Z">
        <w:r>
          <w:delText>99.99% of the time (the “Uptime Commitment)</w:delText>
        </w:r>
      </w:del>
      <w:ins w:id="13" w:author="Reviewing Counsel (AgentCo)" w:date="2026-09-01T06:35:39Z">
        <w:r>
          <w:t>99.9% of the time (the “Uptime Commitment”)</w:t>
        </w:r>
      </w:ins>
      <w: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commentRangeEnd w:id="27"/>
      <w:r>
        <w:rPr>
          <w:rStyle w:val="CommentReference"/>
        </w:rPr>
        <w:commentReference w:id="27"/>
      </w:r>
    </w:p>
    <w:bookmarkEnd w:id="9"/>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commentRangeStart w:id="2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t xml:space="preserve">its </w:t>
      </w:r>
      <w:del w:id="14" w:author="Reviewing Counsel (AgentCo)" w:date="2026-09-01T06:35:39Z">
        <w:r>
          <w:delText>best efforts</w:delText>
        </w:r>
      </w:del>
      <w:ins w:id="15" w:author="Reviewing Counsel (AgentCo)" w:date="2026-09-01T06:35:39Z">
        <w:r>
          <w:t>commercially reasonable efforts</w:t>
        </w:r>
      </w:ins>
      <w:r>
        <w:t xml:space="preserve"> to (a) ensure each of the Services operate in accordance with this Agreement and each Order Form; and (b) provide 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commentRangeEnd w:id="28"/>
      <w:r>
        <w:rPr>
          <w:rStyle w:val="CommentReference"/>
        </w:rPr>
        <w:commentReference w:id="28"/>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3E3DEF">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rsidR="00BD3890" w:rsidRPr="002C100B" w:rsidRDefault="00D701D9" w:rsidP="003E3DEF">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3E3DEF">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rsidR="00BD3890" w:rsidRPr="002C100B" w:rsidRDefault="00BD3890" w:rsidP="003E3DEF">
            <w:pPr>
              <w:jc w:val="center"/>
              <w:rPr>
                <w:rFonts w:ascii="Arial" w:eastAsia="Arial" w:hAnsi="Arial" w:cs="Arial"/>
              </w:rPr>
            </w:pPr>
            <w:r>
              <w:rPr>
                <w:rFonts w:ascii="Arial" w:eastAsia="Arial" w:hAnsi="Arial" w:cs="Arial"/>
              </w:rPr>
              <w:t xml:space="preserve"> </w:t>
            </w:r>
            <w:r w:rsidR="00D701D9">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Loss of any Service functionality or performance or a function/product loss that affects </w:t>
            </w:r>
            <w:proofErr w:type="gramStart"/>
            <w:r w:rsidRPr="002C100B">
              <w:rPr>
                <w:rFonts w:ascii="Arial" w:eastAsia="Arial" w:hAnsi="Arial" w:cs="Arial"/>
              </w:rPr>
              <w:t>a large number of</w:t>
            </w:r>
            <w:proofErr w:type="gramEnd"/>
            <w:r w:rsidRPr="002C100B">
              <w:rPr>
                <w:rFonts w:ascii="Arial" w:eastAsia="Arial" w:hAnsi="Arial" w:cs="Arial"/>
              </w:rPr>
              <w:t xml:space="preserve">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sidRPr="005F3592">
        <w:rPr>
          <w:rFonts w:ascii="Arial" w:eastAsia="Arial" w:hAnsi="Arial" w:cs="Arial"/>
          <w:bCs/>
          <w:color w:val="000000"/>
        </w:rPr>
        <w:t>In the event that</w:t>
      </w:r>
      <w:proofErr w:type="gramEnd"/>
      <w:r w:rsidRPr="005F3592">
        <w:rPr>
          <w:rFonts w:ascii="Arial" w:eastAsia="Arial" w:hAnsi="Arial" w:cs="Arial"/>
          <w:bCs/>
          <w:color w:val="000000"/>
        </w:rPr>
        <w:t xml:space="preserve">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99.99% - 99.9%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- 98%</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5F8F51F"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fifteen (15)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sidRPr="00E53DAA">
        <w:rPr>
          <w:rFonts w:ascii="Arial" w:hAnsi="Arial" w:cs="Arial"/>
        </w:rPr>
        <w:t xml:space="preserve">ontain an endorsement (blanket acceptable) including </w:t>
      </w:r>
      <w:bookmarkEnd w:id="13"/>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sidRPr="00E53DAA">
        <w:rPr>
          <w:rFonts w:ascii="Arial" w:hAnsi="Arial" w:cs="Arial"/>
        </w:rPr>
        <w:t xml:space="preserve">ontain an endorsement (blanket acceptable) stating coverage </w:t>
      </w:r>
      <w:bookmarkEnd w:id="14"/>
      <w:r w:rsidRPr="00E53DAA">
        <w:rPr>
          <w:rFonts w:ascii="Arial" w:hAnsi="Arial" w:cs="Arial"/>
        </w:rPr>
        <w:t xml:space="preserve">is primary, not contributory, and not </w:t>
      </w:r>
      <w:proofErr w:type="gramStart"/>
      <w:r w:rsidRPr="00E53DAA">
        <w:rPr>
          <w:rFonts w:ascii="Arial" w:hAnsi="Arial" w:cs="Arial"/>
        </w:rPr>
        <w:t>in excess of</w:t>
      </w:r>
      <w:proofErr w:type="gramEnd"/>
      <w:r w:rsidRPr="00E53DAA">
        <w:rPr>
          <w:rFonts w:ascii="Arial" w:hAnsi="Arial" w:cs="Arial"/>
        </w:rPr>
        <w:t xml:space="preserve">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commentRangeStart w:id="29"/>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w:t>
      </w:r>
      <w:proofErr w:type="gramStart"/>
      <w:r w:rsidRPr="004D2A18">
        <w:rPr>
          <w:rFonts w:ascii="Arial" w:hAnsi="Arial" w:cs="Arial"/>
          <w:sz w:val="21"/>
          <w:szCs w:val="21"/>
        </w:rPr>
        <w:t>any and all</w:t>
      </w:r>
      <w:proofErr w:type="gramEnd"/>
      <w:r w:rsidRPr="004D2A18">
        <w:rPr>
          <w:rFonts w:ascii="Arial" w:hAnsi="Arial" w:cs="Arial"/>
          <w:sz w:val="21"/>
          <w:szCs w:val="21"/>
        </w:rPr>
        <w:t xml:space="preserve"> financial account information, payment information or any other </w:t>
      </w:r>
      <w:proofErr w:type="spellStart"/>
      <w:r w:rsidR="00B00670">
        <w:rPr>
          <w:rFonts w:ascii="Arial" w:hAnsi="Arial" w:cs="Arial"/>
          <w:sz w:val="21"/>
          <w:szCs w:val="21"/>
        </w:rPr>
        <w:t>LargeCo</w:t>
      </w:r>
      <w:proofErr w:type="spellEnd"/>
      <w:r>
        <w:t xml:space="preserve"> or customer information defined as financial information under Applicable Law.  For the avoidance of doubt, Personal Financial Information includes, without limitation,</w:t>
      </w:r>
      <w:del w:id="16" w:author="Reviewing Counsel (AgentCo)" w:date="2026-09-01T06:35:39Z">
        <w:r>
          <w:delText> “cardholder data” and “sensitive authentication data” (as each such term is used in the PCI DSS)</w:delText>
        </w:r>
      </w:del>
      <w:r>
        <w:t>, checking account information, bank account information, social security number and credit card security codes, or other government-issued identifier.</w:t>
      </w:r>
      <w:commentRangeEnd w:id="29"/>
      <w:r>
        <w:rPr>
          <w:rStyle w:val="CommentReference"/>
        </w:rPr>
        <w:commentReference w:id="29"/>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68627BF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w:t>
      </w:r>
      <w:proofErr w:type="gramStart"/>
      <w:r w:rsidRPr="004D2A18">
        <w:rPr>
          <w:rFonts w:ascii="Arial" w:hAnsi="Arial" w:cs="Arial"/>
          <w:sz w:val="21"/>
          <w:szCs w:val="21"/>
        </w:rPr>
        <w:t>user names</w:t>
      </w:r>
      <w:proofErr w:type="gramEnd"/>
      <w:r w:rsidRPr="004D2A18">
        <w:rPr>
          <w:rFonts w:ascii="Arial" w:hAnsi="Arial" w:cs="Arial"/>
          <w:sz w:val="21"/>
          <w:szCs w:val="21"/>
        </w:rPr>
        <w:t xml:space="preserve">,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w:t>
      </w:r>
      <w:proofErr w:type="gramStart"/>
      <w:r w:rsidRPr="004D2A18">
        <w:rPr>
          <w:rFonts w:ascii="Arial" w:hAnsi="Arial" w:cs="Arial"/>
          <w:sz w:val="21"/>
          <w:szCs w:val="21"/>
        </w:rPr>
        <w:t>at all times</w:t>
      </w:r>
      <w:proofErr w:type="gramEnd"/>
      <w:r w:rsidRPr="004D2A18">
        <w:rPr>
          <w:rFonts w:ascii="Arial" w:hAnsi="Arial" w:cs="Arial"/>
          <w:sz w:val="21"/>
          <w:szCs w:val="21"/>
        </w:rPr>
        <w:t xml:space="preserve">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w:t>
      </w:r>
      <w:proofErr w:type="gramStart"/>
      <w:r w:rsidRPr="004D2A18">
        <w:rPr>
          <w:rFonts w:ascii="Arial" w:hAnsi="Arial" w:cs="Arial"/>
          <w:sz w:val="21"/>
          <w:szCs w:val="21"/>
        </w:rPr>
        <w:t>all of</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shall encrypt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30"/>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t xml:space="preserve"> shall perform web application security code analysis on all code prior to deployment in a production environment and correct any security flaws discovered by source code analyses prior to deployment</w:t>
      </w:r>
      <w:del w:id="17" w:author="Reviewing Counsel (AgentCo)" w:date="2026-09-01T06:35:39Z">
        <w:r>
          <w:delText>.  Upon written request from LargeCo, Provider shall provide LargeCo with a copy of all development, QA or pre-production code analysis repor</w:delText>
        </w:r>
      </w:del>
      <w:r>
        <w:t>ts.</w:t>
      </w:r>
      <w:commentRangeEnd w:id="30"/>
      <w:r>
        <w:rPr>
          <w:rStyle w:val="CommentReference"/>
        </w:rPr>
        <w:commentReference w:id="30"/>
      </w:r>
      <w:proofErr w:type="spellStart"/>
      <w:proofErr w:type="spellEnd"/>
      <w:proofErr w:type="spellStart"/>
      <w:proofErr w:type="spellEnd"/>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del w:id="41" w:author="Reviewing Counsel (AgentCo)" w:date="2026-09-01T06:38:03Z">
        <w:r>
          <w:delText>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ins w:id="42" w:author="Reviewing Counsel (AgentCo)" w:date="2026-09-01T06:38:03Z">
        <w:r>
          <w:t>Reserved.</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commentRangeStart w:id="43"/>
      <w:r/>
      <w:commentRangeEnd w:id="43"/>
      <w:r>
        <w:rPr>
          <w:rStyle w:val="CommentReference"/>
        </w:rPr>
        <w:commentReference w:id="43"/>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1"/>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t>’s expense) any detected Security Fl</w:t>
      </w:r>
      <w:del w:id="18" w:author="Reviewing Counsel (AgentCo)" w:date="2026-09-01T06:35:39Z">
        <w:r>
          <w:delText>aw within eight (8) hours of discov</w:delText>
        </w:r>
      </w:del>
      <w:ins w:id="19" w:author="Reviewing Counsel (AgentCo)" w:date="2026-09-01T06:35:39Z">
        <w:r>
          <w:t>within a commercially reasonable time based on the severity of the vulnerability</w:t>
        </w:r>
      </w:ins>
      <w:r>
        <w:t xml:space="preserve">ery. </w:t>
      </w:r>
      <w:commentRangeEnd w:id="31"/>
      <w:r>
        <w:rPr>
          <w:rStyle w:val="CommentReference"/>
        </w:rPr>
        <w:commentReference w:id="31"/>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for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w:t>
      </w:r>
      <w:proofErr w:type="gramStart"/>
      <w:r w:rsidRPr="004D2A18">
        <w:rPr>
          <w:rFonts w:ascii="Arial" w:hAnsi="Arial" w:cs="Arial"/>
          <w:sz w:val="21"/>
          <w:szCs w:val="21"/>
        </w:rPr>
        <w:t>not, and</w:t>
      </w:r>
      <w:proofErr w:type="gramEnd"/>
      <w:r w:rsidRPr="004D2A18">
        <w:rPr>
          <w:rFonts w:ascii="Arial" w:hAnsi="Arial" w:cs="Arial"/>
          <w:sz w:val="21"/>
          <w:szCs w:val="21"/>
        </w:rPr>
        <w:t xml:space="preserve">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7EDA28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2"/>
      <w:commentRangeStart w:id="36"/>
      <w:r w:rsidRPr="004D2A18">
        <w:rPr>
          <w:rFonts w:ascii="Arial" w:hAnsi="Arial" w:cs="Arial"/>
          <w:b/>
          <w:sz w:val="21"/>
          <w:szCs w:val="21"/>
        </w:rPr>
        <w:t>Security Audit Rights</w:t>
      </w:r>
      <w:r w:rsidRPr="004D2A18">
        <w:rPr>
          <w:rFonts w:ascii="Arial" w:hAnsi="Arial" w:cs="Arial"/>
          <w:sz w:val="21"/>
          <w:szCs w:val="21"/>
        </w:rPr>
        <w:t xml:space="preserve">.  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t xml:space="preserve"> also reserves the right to conduct, at its own cos</w:t>
      </w:r>
      <w:del w:id="20" w:author="Reviewing Counsel (AgentCo)" w:date="2026-09-01T06:35:39Z">
        <w:r>
          <w:delText>t, not more than twice per calendar year, technical security integrity reviews, and penetration tests and monthly Internet security scans to ensure Provider remains compliant with this Agreement and Applicable Laws (collectively, “Application Security Assessments”).  LargeCo will provide seven days’ notice prior to penetration testing or the commencement of monthly scanning activit</w:delText>
        </w:r>
      </w:del>
      <w:ins w:id="21" w:author="Reviewing Counsel (AgentCo)" w:date="2026-09-01T06:35:39Z">
        <w:r>
          <w:t>not more than once per calendar year, a technical security integrity review and penetration test to ensure Provider remains compliant with this Agreement and Applicable Laws (collectively, “Application Security Assessments”). LargeCo will provide thirty (30) days’ notice prior to any Application Security Assessment.</w:t>
        </w:r>
      </w:ins>
      <w:r>
        <w:t>ie</w:t>
      </w:r>
      <w:del w:id="27" w:author="Reviewing Counsel (AgentCo)" w:date="2026-09-01T06:35:48Z">
        <w:r>
          <w:delText>s.  Provider shall correct any Security Flaw discovered by LargeCo within eight (8) ho</w:delText>
        </w:r>
      </w:del>
      <w:ins w:id="28" w:author="Reviewing Counsel (AgentCo)" w:date="2026-09-01T06:35:48Z">
        <w:r>
          <w:t>Provider shall correct any Security Flaw discovered by LargeCo within a commercially reasonable time based on the severity of the vulnerability.</w:t>
        </w:r>
      </w:ins>
      <w:r>
        <w:t xml:space="preserve">urs.  Further, </w:t>
      </w:r>
      <w:proofErr w:type="spellStart"/>
      <w:proofErr w:type="spellEnd"/>
      <w:proofErr w:type="spellStart"/>
      <w:proofErr w:type="spellEnd"/>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conduct, at its own cost, an Application Security Assessment 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commentRangeEnd w:id="32"/>
      <w:r>
        <w:rPr>
          <w:rStyle w:val="CommentReference"/>
        </w:rPr>
        <w:commentReference w:id="32"/>
      </w:r>
      <w:commentRangeEnd w:id="36"/>
      <w:r>
        <w:rPr>
          <w:rStyle w:val="CommentReference"/>
        </w:rPr>
        <w:commentReference w:id="36"/>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16"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16"/>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7"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17"/>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8" w:name="_Hlk102139898"/>
      <w:r w:rsidRPr="004D2A18">
        <w:rPr>
          <w:rFonts w:ascii="Arial" w:hAnsi="Arial" w:cs="Arial"/>
          <w:sz w:val="21"/>
          <w:szCs w:val="21"/>
        </w:rPr>
        <w:t>Take appropriate technical and organizational measures for the fulfillment of data subject requests under Applicable Laws;</w:t>
      </w:r>
    </w:p>
    <w:bookmarkEnd w:id="1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reasonable requests </w:t>
      </w:r>
      <w:proofErr w:type="gramStart"/>
      <w:r w:rsidRPr="004D2A18">
        <w:rPr>
          <w:rFonts w:ascii="Arial" w:hAnsi="Arial" w:cs="Arial"/>
          <w:sz w:val="21"/>
          <w:szCs w:val="21"/>
        </w:rPr>
        <w:t>in order for</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or </w:t>
      </w:r>
      <w:r w:rsidRPr="00DF64E9">
        <w:rPr>
          <w:rFonts w:ascii="Arial" w:hAnsi="Arial" w:cs="Arial"/>
          <w:sz w:val="21"/>
          <w:szCs w:val="21"/>
        </w:rPr>
        <w:t xml:space="preserve">allow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attempt thereof, not expressly permitted by this Agreement; (b) any suspected breach or compromise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request and pursuant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its agents with administrative access to all affected systems or applications that store, process, transmit or otherwise access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and pursuant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37" w:author="Reviewing Counsel (AgentCo)" w:date="2026-09-01T06:37:57Z">
        <w:r>
          <w:delText>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id="38" w:author="Reviewing Counsel (AgentCo)" w:date="2026-09-01T06:37:57Z">
        <w:r>
          <w:t>Reserved.</w:t>
        </w:r>
      </w:ins>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commentRangeStart w:id="41"/>
      <w:r/>
      <w:commentRangeEnd w:id="41"/>
      <w:r>
        <w:rPr>
          <w:rStyle w:val="CommentReference"/>
        </w:rPr>
        <w:commentReference w:id="41"/>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39" w:author="Reviewing Counsel (AgentCo)" w:date="2026-09-01T06:37:57Z">
        <w:r>
          <w:delText>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w:delText>
        </w:r>
      </w:del>
      <w:ins w:id="40" w:author="Reviewing Counsel (AgentCo)" w:date="2026-09-01T06:37:57Z">
        <w:r>
          <w:t>Reserved.</w:t>
        </w:r>
      </w:ins>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commentRangeStart w:id="42"/>
      <w:r/>
      <w:commentRangeEnd w:id="42"/>
      <w:r>
        <w:rPr>
          <w:rStyle w:val="CommentReference"/>
        </w:rPr>
        <w:commentReference w:id="42"/>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3"/>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t xml:space="preserve"> shall procure from a reputable and recognized provider a verifiable background check, as permitted by Applicable Law.</w:t>
      </w:r>
      <w:del w:id="22" w:author="Reviewing Counsel (AgentCo)" w:date="2026-09-01T06:35:39Z">
        <w:r>
          <w:delText>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w:delText>
        </w:r>
      </w:del>
      <w:r>
        <w:t xml:space="preserve">on. Due to the nature of access to </w:t>
      </w:r>
      <w:proofErr w:type="spellStart"/>
      <w:proofErr w:type="spellEnd"/>
      <w:proofErr w:type="spellStart"/>
      <w:proofErr w:type="spellEnd"/>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Confidential Information and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in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sole discretion.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commentRangeEnd w:id="33"/>
      <w:r>
        <w:rPr>
          <w:rStyle w:val="CommentReference"/>
        </w:rPr>
        <w:commentReference w:id="33"/>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20" w:author="Reviewing Counsel (AgentCo)" w:initials="" w:date="2026-09-01T06:35:39Z">
    <w:p w14:paraId="A9B62C97">
      <w:pPr>
        <w:pStyle w:val="CommentText"/>
      </w:pPr>
      <w:r>
        <w:rPr>
          <w:rStyle w:val="CommentReference"/>
        </w:rPr>
        <w:annotationRef/>
      </w:r>
      <w:r>
        <w:t>TalentFlow doesn't process payment card data in this engagement, so PCI DSS compliance obligations don't fit the scope of the pilot. We removed the PCI reference from the Applicable Law definition to keep the agreement tied to the data we're actually handling.</w:t>
      </w:r>
    </w:p>
  </w:comment>
  <w:comment w:id="21" w:author="Reviewing Counsel (AgentCo)" w:initials="" w:date="2026-09-01T06:35:39Z">
    <w:p w14:paraId="09D2DCCD">
      <w:pPr>
        <w:pStyle w:val="CommentText"/>
      </w:pPr>
      <w:r>
        <w:rPr>
          <w:rStyle w:val="CommentReference"/>
        </w:rPr>
        <w:annotationRef/>
      </w:r>
      <w:r>
        <w:t>We build TalentFlow's underlying platform, models, and workflow templates to serve many customers, and this sentence would hand LargeCo ownership of any improvement your team makes to our core technology. We removed it - your ownership of your own data and outputs is addressed elsewhere, and this keeps our platform IP with us the same way it's structured for every customer.</w:t>
      </w:r>
    </w:p>
  </w:comment>
  <w:comment w:id="22" w:author="Reviewing Counsel (AgentCo)" w:initials="" w:date="2026-09-01T06:35:39Z">
    <w:p w14:paraId="29C6F767">
      <w:pPr>
        <w:pStyle w:val="CommentText"/>
      </w:pPr>
      <w:r>
        <w:rPr>
          <w:rStyle w:val="CommentReference"/>
        </w:rPr>
        <w:annotationRef/>
      </w:r>
      <w:r>
        <w:t>This sentence's exception - training on LargeCo data if you permit it in writing - directly conflicts with the flat no-training commitment in the next sentence. We removed the exception so the representation is unambiguous: we don't train on your data, full stop.</w:t>
      </w:r>
    </w:p>
  </w:comment>
  <w:comment w:id="23" w:author="Reviewing Counsel (AgentCo)" w:initials="" w:date="2026-09-01T06:35:39Z">
    <w:p w14:paraId="08443EC3">
      <w:pPr>
        <w:pStyle w:val="CommentText"/>
      </w:pPr>
      <w:r>
        <w:rPr>
          <w:rStyle w:val="CommentReference"/>
        </w:rPr>
        <w:annotationRef/>
      </w:r>
      <w:r>
        <w:t>TalentFlow's outputs are drafts for human review - summaries and interview notes your team checks before acting on them - not guaranteed-accurate work product. We can't warrant that the AI Technology will always render accurate and reliable results; a single imperfect draft would otherwise trigger a breach claim regardless of whether anyone relied on it without review.</w:t>
      </w:r>
    </w:p>
  </w:comment>
  <w:comment w:id="24" w:author="Reviewing Counsel (AgentCo)" w:initials="" w:date="2026-09-01T06:35:39Z">
    <w:p w14:paraId="F61FD5B2">
      <w:pPr>
        <w:pStyle w:val="CommentText"/>
      </w:pPr>
      <w:r>
        <w:rPr>
          <w:rStyle w:val="CommentReference"/>
        </w:rPr>
        <w:annotationRef/>
      </w:r>
      <w:r>
        <w:t>Since PCI DSS doesn't apply to candidate-material data, we removed the reference here to keep the disposal standard consistent with the rest of the agreement.</w:t>
      </w:r>
    </w:p>
  </w:comment>
  <w:comment w:id="25" w:author="Reviewing Counsel (AgentCo)" w:initials="" w:date="2026-09-01T06:35:39Z">
    <w:p w14:paraId="25AF66F6">
      <w:pPr>
        <w:pStyle w:val="CommentText"/>
      </w:pPr>
      <w:r>
        <w:rPr>
          <w:rStyle w:val="CommentReference"/>
        </w:rPr>
        <w:annotationRef/>
      </w:r>
      <w:r>
        <w:t>This clause indemnifies you for any breach of any representation, warranty, or covenant anywhere in the agreement - which makes indemnification coextensive with a garden-variety breach-of-contract claim and would let a claim route around any liability cap we agree to. We removed it; the remaining categories - IP infringement, legal-compliance breaches, confidentiality breaches, and gross negligence or willful misconduct - are the ones that actually warrant indemnification treatment.</w:t>
      </w:r>
    </w:p>
  </w:comment>
  <w:comment w:id="26" w:author="Reviewing Counsel (AgentCo)" w:initials="" w:date="2026-09-01T06:35:39Z">
    <w:p w14:paraId="2820EC17">
      <w:pPr>
        <w:pStyle w:val="CommentText"/>
      </w:pPr>
      <w:r>
        <w:rPr>
          <w:rStyle w:val="CommentReference"/>
        </w:rPr>
        <w:annotationRef/>
      </w:r>
      <w:r>
        <w:t>This agreement doesn't currently include a cap on liability or a waiver of consequential damages, which means either party's exposure here is unbounded. We added a standard cap tied to fees paid in the trailing twelve months, carved out for indemnification, gross negligence or willful misconduct, and confidentiality or data-security breaches - which get a higher cap given the sensitivity of candidate data - along with a mutual waiver of consequential and indirect damages. This lets us price and support the pilot without carrying open-ended risk.</w:t>
      </w:r>
    </w:p>
  </w:comment>
  <w:comment w:id="27" w:author="Reviewing Counsel (AgentCo)" w:initials="" w:date="2026-09-01T06:35:39Z">
    <w:p w14:paraId="DD085C50">
      <w:pPr>
        <w:pStyle w:val="CommentText"/>
      </w:pPr>
      <w:r>
        <w:rPr>
          <w:rStyle w:val="CommentReference"/>
        </w:rPr>
        <w:annotationRef/>
      </w:r>
      <w:r>
        <w:t>A 99.99% uptime commitment - about 4 minutes of downtime a month - isn't a level we can guarantee for a six-month pilot deployment, and missing it would trigger service credits for a technicality rather than a real service failure. We moved to 99.9%, which is the standard SaaS commitment and still leaves meaningful room for downtime credits if we fall short.</w:t>
      </w:r>
    </w:p>
  </w:comment>
  <w:comment w:id="28" w:author="Reviewing Counsel (AgentCo)" w:initials="" w:date="2026-09-01T06:35:39Z">
    <w:p w14:paraId="E5199C35">
      <w:pPr>
        <w:pStyle w:val="CommentText"/>
      </w:pPr>
      <w:r>
        <w:rPr>
          <w:rStyle w:val="CommentReference"/>
        </w:rPr>
        <w:annotationRef/>
      </w:r>
      <w:r>
        <w:t>'Best efforts' is a higher and less certain standard than what we can commit to for support response - it invites disputes over whether every conceivable step was taken. We changed it to 'commercially reasonable efforts,' which is the standard we can actually staff to and still ties us to a real obligation to resolve issues promptly.</w:t>
      </w:r>
    </w:p>
  </w:comment>
  <w:comment w:id="29" w:author="Reviewing Counsel (AgentCo)" w:initials="" w:date="2026-09-01T06:35:39Z">
    <w:p w14:paraId="C263DC4C">
      <w:pPr>
        <w:pStyle w:val="CommentText"/>
      </w:pPr>
      <w:r>
        <w:rPr>
          <w:rStyle w:val="CommentReference"/>
        </w:rPr>
        <w:annotationRef/>
      </w:r>
      <w:r>
        <w:t>We narrowed this definition to remove the cardholder-data / PCI DSS references, since TalentFlow never touches payment card data as part of this engagement.</w:t>
      </w:r>
    </w:p>
  </w:comment>
  <w:comment w:id="30" w:author="Reviewing Counsel (AgentCo)" w:initials="" w:date="2026-09-01T06:35:39Z">
    <w:p w14:paraId="43941F9E">
      <w:pPr>
        <w:pStyle w:val="CommentText"/>
      </w:pPr>
      <w:r>
        <w:rPr>
          <w:rStyle w:val="CommentReference"/>
        </w:rPr>
        <w:annotationRef/>
      </w:r>
      <w:r>
        <w:t>Turning over copies of our development and QA code analysis reports on request would expose source-level detail about our platform to every customer who asks, which isn't something we can do consistent with protecting our IP across our customer base. We can share the results of an annual security assessment instead, which is addressed in the audit rights section below.</w:t>
      </w:r>
    </w:p>
  </w:comment>
  <w:comment w:id="31" w:author="Reviewing Counsel (AgentCo)" w:initials="" w:date="2026-09-01T06:35:39Z">
    <w:p w14:paraId="6FB9B2F4">
      <w:pPr>
        <w:pStyle w:val="CommentText"/>
      </w:pPr>
      <w:r>
        <w:rPr>
          <w:rStyle w:val="CommentReference"/>
        </w:rPr>
        <w:annotationRef/>
      </w:r>
      <w:r>
        <w:t>A flat eight-hour resolution window for every detected issue, regardless of severity, isn't realistic to commit to as a blanket standard. We tied resolution to the severity of the vulnerability instead, consistent with how we handle support more generally.</w:t>
      </w:r>
    </w:p>
  </w:comment>
  <w:comment w:id="32" w:author="Reviewing Counsel (AgentCo)" w:initials="" w:date="2026-09-01T06:35:39Z">
    <w:p w14:paraId="AE1FE9B1">
      <w:pPr>
        <w:pStyle w:val="CommentText"/>
      </w:pPr>
      <w:r>
        <w:rPr>
          <w:rStyle w:val="CommentReference"/>
        </w:rPr>
        <w:annotationRef/>
      </w:r>
      <w:r>
        <w:t>Monthly scans and twice-a-year penetration tests, on top of the audit rights already in the first part of this section, is more frequent and open-ended testing than we can accommodate without disrupting the platform for other customers. We narrowed this to a single annual technical review and penetration test, which lines up with the annual third-party assessment already required later in this section.</w:t>
      </w:r>
    </w:p>
  </w:comment>
  <w:comment w:id="33" w:author="Reviewing Counsel (AgentCo)" w:initials="" w:date="2026-09-01T06:35:39Z">
    <w:p w14:paraId="C671D5A4">
      <w:pPr>
        <w:pStyle w:val="CommentText"/>
      </w:pPr>
      <w:r>
        <w:rPr>
          <w:rStyle w:val="CommentReference"/>
        </w:rPr>
        <w:annotationRef/>
      </w:r>
      <w:r>
        <w:t>Biometric liveness checks and telecom/device verification for every employee or agent who touches this account is a level of personnel vetting we can't operationalize - it's not a control we can staff or vendor for at the scale of a Series A company, and it goes beyond what standard criminal background checks already address. We kept the background-check requirements in place and removed the biometric identity-verification specifics.</w:t>
      </w:r>
    </w:p>
  </w:comment>
  <w:comment w:id="34" w:author="Reviewing Counsel (AgentCo)" w:initials="" w:date="2026-09-01T06:35:48Z">
    <w:p w14:paraId="56DBAF56">
      <w:pPr>
        <w:pStyle w:val="CommentText"/>
      </w:pPr>
      <w:r>
        <w:rPr>
          <w:rStyle w:val="CommentReference"/>
        </w:rPr>
        <w:annotationRef/>
      </w:r>
      <w:r>
        <w:t>Renumbered following the deletion above.</w:t>
      </w:r>
    </w:p>
  </w:comment>
  <w:comment w:id="35" w:author="Reviewing Counsel (AgentCo)" w:initials="" w:date="2026-09-01T06:35:48Z">
    <w:p w14:paraId="CE817B1E">
      <w:pPr>
        <w:pStyle w:val="CommentText"/>
      </w:pPr>
      <w:r>
        <w:rPr>
          <w:rStyle w:val="CommentReference"/>
        </w:rPr>
        <w:annotationRef/>
      </w:r>
      <w:r>
        <w:t>Renumbered following the deletion above.</w:t>
      </w:r>
    </w:p>
  </w:comment>
  <w:comment w:id="36" w:author="Reviewing Counsel (AgentCo)" w:initials="" w:date="2026-09-01T06:35:48Z">
    <w:p w14:paraId="F76420DA">
      <w:pPr>
        <w:pStyle w:val="CommentText"/>
      </w:pPr>
      <w:r>
        <w:rPr>
          <w:rStyle w:val="CommentReference"/>
        </w:rPr>
        <w:annotationRef/>
      </w:r>
      <w:r>
        <w:t>As with the resolution window above, we tied this to a commercially reasonable timeframe based on severity rather than a flat eight hours for every issue.</w:t>
      </w:r>
    </w:p>
  </w:comment>
  <w:comment w:id="37" w:author="Reviewing Counsel (AgentCo)" w:initials="" w:date="2026-09-01T06:35:54Z">
    <w:p w14:paraId="5219558C">
      <w:pPr>
        <w:pStyle w:val="CommentText"/>
      </w:pPr>
      <w:r>
        <w:rPr>
          <w:rStyle w:val="CommentReference"/>
        </w:rPr>
        <w:annotationRef/>
      </w:r>
      <w:r>
        <w:t>Renumbered following the deletion above.</w:t>
      </w:r>
    </w:p>
  </w:comment>
  <w:comment w:id="38" w:author="Reviewing Counsel (AgentCo)" w:initials="" w:date="2026-09-01T06:35:54Z">
    <w:p w14:paraId="A0F05846">
      <w:pPr>
        <w:pStyle w:val="CommentText"/>
      </w:pPr>
      <w:r>
        <w:rPr>
          <w:rStyle w:val="CommentReference"/>
        </w:rPr>
        <w:annotationRef/>
      </w:r>
      <w:r>
        <w:t>Renumbered following the deletion above.</w:t>
      </w:r>
    </w:p>
  </w:comment>
  <w:comment w:id="39" w:author="Reviewing Counsel (AgentCo)" w:initials="" w:date="2026-09-01T06:36:00Z">
    <w:p w14:paraId="4D991004">
      <w:pPr>
        <w:pStyle w:val="CommentText"/>
      </w:pPr>
      <w:r>
        <w:rPr>
          <w:rStyle w:val="CommentReference"/>
        </w:rPr>
        <w:annotationRef/>
      </w:r>
      <w:r>
        <w:t>Renumbered following the deletion above.</w:t>
      </w:r>
    </w:p>
  </w:comment>
  <w:comment w:id="40" w:author="Reviewing Counsel (AgentCo)" w:initials="" w:date="2026-09-01T06:36:06Z">
    <w:p w14:paraId="0BE0E165">
      <w:pPr>
        <w:pStyle w:val="CommentText"/>
      </w:pPr>
      <w:r>
        <w:rPr>
          <w:rStyle w:val="CommentReference"/>
        </w:rPr>
        <w:annotationRef/>
      </w:r>
      <w:r>
        <w:t>We added the standard carve-outs to the IP indemnity so we're not on the hook for infringement claims caused by your modifications, unapproved combinations with third-party materials, or continued use after we've flagged the issue or shipped a fix - these are the scenarios where the claim isn't really about our technology.</w:t>
      </w:r>
    </w:p>
  </w:comment>
  <w:comment w:id="41" w:author="Reviewing Counsel (AgentCo)" w:initials="" w:date="2026-09-01T06:37:57Z">
    <w:p w14:paraId="46A734D1">
      <w:pPr>
        <w:pStyle w:val="CommentText"/>
      </w:pPr>
      <w:r>
        <w:rPr>
          <w:rStyle w:val="CommentReference"/>
        </w:rPr>
        <w:annotationRef/>
      </w:r>
      <w:r>
        <w:t>TalentFlow doesn't place cookies or other tracking technology on your systems - it's a hosted platform your recruiting team uploads candidate materials to. We removed this section since it describes controls for a different kind of integration than what we're actually providing.</w:t>
      </w:r>
    </w:p>
  </w:comment>
  <w:comment w:id="42" w:author="Reviewing Counsel (AgentCo)" w:initials="" w:date="2026-09-01T06:37:57Z">
    <w:p w14:paraId="BC97582B">
      <w:pPr>
        <w:pStyle w:val="CommentText"/>
      </w:pPr>
      <w:r>
        <w:rPr>
          <w:rStyle w:val="CommentReference"/>
        </w:rPr>
        <w:annotationRef/>
      </w:r>
      <w:r>
        <w:t>This section imposes a full PCI DSS compliance program, quarterly vulnerability scans, and cardholder-data handling obligations. TalentFlow doesn't process payment card data as part of this engagement, so none of that applies here, and asking us to build and certify a PCI program for a deployment that never touches cardholder data isn't something we can take on.</w:t>
      </w:r>
    </w:p>
  </w:comment>
  <w:comment w:id="43" w:author="Reviewing Counsel (AgentCo)" w:initials="" w:date="2026-09-01T06:38:03Z">
    <w:p w14:paraId="A1879E28">
      <w:pPr>
        <w:pStyle w:val="CommentText"/>
      </w:pPr>
      <w:r>
        <w:rPr>
          <w:rStyle w:val="CommentReference"/>
        </w:rPr>
        <w:annotationRef/>
      </w:r>
      <w:r>
        <w:t>This gives you the right to run your own code analysis at any time and get copies of our production code on seven days' notice, which isn't something we can offer any customer without compromising the security of the platform for everyone else on it. We already provide for a scheduled, reasonable annual security assessment below, which covers the same underlying concern without requiring open-ended access to our codebase.</w:t>
      </w:r>
    </w:p>
  </w:comment>
  <w:comment w:id="45" w:author="Reviewing Counsel (AgentCo)" w:initials="" w:date="2026-09-01T06:40:52Z">
    <w:p w14:paraId="E6B1609D">
      <w:pPr>
        <w:pStyle w:val="CommentText"/>
      </w:pPr>
      <w:r>
        <w:rPr>
          <w:rStyle w:val="CommentReference"/>
        </w:rPr>
        <w:annotationRef/>
      </w:r>
      <w:r>
        <w:t>Corrected.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1F8A" w14:textId="77777777" w:rsidR="001872DA" w:rsidRDefault="001872DA">
      <w:r>
        <w:separator/>
      </w:r>
    </w:p>
  </w:endnote>
  <w:endnote w:type="continuationSeparator" w:id="0">
    <w:p w14:paraId="1A58691E" w14:textId="77777777" w:rsidR="001872DA" w:rsidRDefault="0018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9D8A2" w14:textId="77777777" w:rsidR="001872DA" w:rsidRDefault="001872DA">
      <w:r>
        <w:separator/>
      </w:r>
    </w:p>
  </w:footnote>
  <w:footnote w:type="continuationSeparator" w:id="0">
    <w:p w14:paraId="0FF8A6DA" w14:textId="77777777" w:rsidR="001872DA" w:rsidRDefault="0018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1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