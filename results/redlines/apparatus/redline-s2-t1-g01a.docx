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w:t>
      </w:r>
      <w:proofErr w:type="gramStart"/>
      <w:r w:rsidR="00254DC4" w:rsidRPr="00836967">
        <w:rPr>
          <w:rFonts w:ascii="Times New Roman" w:hAnsi="Times New Roman" w:cs="Times New Roman"/>
        </w:rPr>
        <w:t>Customer, and</w:t>
      </w:r>
      <w:proofErr w:type="gramEnd"/>
      <w:r w:rsidR="00254DC4" w:rsidRPr="00836967">
        <w:rPr>
          <w:rFonts w:ascii="Times New Roman" w:hAnsi="Times New Roman" w:cs="Times New Roman"/>
        </w:rPr>
        <w:t xml:space="preserve">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43B8682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Pr="00836967">
        <w:rPr>
          <w:rFonts w:ascii="Times New Roman" w:hAnsi="Times New Roman" w:cs="Times New Roman"/>
        </w:rPr>
        <w:t>2</w:t>
      </w:r>
      <w:r w:rsidRPr="00836967">
        <w:rPr>
          <w:rFonts w:ascii="Times New Roman" w:hAnsi="Times New Roman" w:cs="Times New Roman"/>
        </w:rPr>
        <w: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means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commentRangeStart w:id="3"/>
      <w:commentRangeStart w:id="17"/>
      <w:r w:rsidRPr="00836967">
        <w:rPr>
          <w:rFonts w:ascii="Times New Roman" w:hAnsi="Times New Roman" w:cs="Times New Roman"/>
        </w:rPr>
        <w:t>2.</w:t>
      </w:r>
      <w:r w:rsidR="00836967">
        <w:rPr>
          <w:rFonts w:ascii="Times New Roman" w:hAnsi="Times New Roman" w:cs="Times New Roman"/>
        </w:rPr>
        <w:t>3</w:t>
      </w:r>
      <w:r>
        <w:t xml:space="preserve">. “Basic Service” means </w:t>
      </w:r>
      <w:del w:id="1" w:author="Reviewing Counsel (LargeCo)" w:date="2026-09-01T06:34:55Z">
        <w:r>
          <w:delText>the standard general-legal-research functionality of the Service made available to Customer under these Terms, under which users submit Input and receive Output</w:delText>
        </w:r>
      </w:del>
      <w:ins w:id="2" w:author="Reviewing Counsel (LargeCo)" w:date="2026-09-01T06:34:55Z">
        <w:r>
          <w:t>the TalentFlow recruiting functionality made available to Customer under these Terms for the two approved workflows -- candidate-material summaries and interview-note drafting -- under which users submit Input and receive Output</w:t>
        </w:r>
      </w:ins>
      <w:r>
        <w:t xml:space="preserve">. The Basic Service excludes features such as custom workflows, third-party integrations, and </w:t>
      </w:r>
      <w:del w:id="15" w:author="Reviewing Counsel (LargeCo)" w:date="2026-09-01T06:35:17Z">
        <w:r>
          <w:delText>certain research modules</w:delText>
        </w:r>
      </w:del>
      <w:ins w:id="16" w:author="Reviewing Counsel (LargeCo)" w:date="2026-09-01T06:35:17Z">
        <w:r>
          <w:t>additional workflow modules</w:t>
        </w:r>
      </w:ins>
      <w:r>
        <w:t>, each of which is addressed separately in an order form or other writing.</w:t>
      </w:r>
      <w:commentRangeEnd w:id="3"/>
      <w:r>
        <w:rPr>
          <w:rStyle w:val="CommentReference"/>
        </w:rPr>
        <w:commentReference w:id="3"/>
      </w:r>
      <w:commentRangeEnd w:id="17"/>
      <w:r>
        <w:rPr>
          <w:rStyle w:val="CommentReference"/>
        </w:rPr>
        <w:commentReference w:id="17"/>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48C301D6"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0D97BED3" w14:textId="7C2A4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r w:rsidR="005F3DF9" w:rsidRPr="00836967">
        <w:rPr>
          <w:rFonts w:ascii="Times New Roman" w:hAnsi="Times New Roman" w:cs="Times New Roman"/>
        </w:rPr>
        <w:t>.</w:t>
      </w:r>
    </w:p>
    <w:p w14:paraId="11804FF7" w14:textId="1110510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9</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05FE7A2F"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10</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t>
      </w:r>
      <w:proofErr w:type="gramStart"/>
      <w:r w:rsidR="00254DC4" w:rsidRPr="00836967">
        <w:rPr>
          <w:rFonts w:ascii="Times New Roman" w:hAnsi="Times New Roman" w:cs="Times New Roman"/>
        </w:rPr>
        <w:t>offerings, but</w:t>
      </w:r>
      <w:proofErr w:type="gramEnd"/>
      <w:r w:rsidR="005F3DF9" w:rsidRPr="00836967">
        <w:rPr>
          <w:rFonts w:ascii="Times New Roman" w:hAnsi="Times New Roman" w:cs="Times New Roman"/>
        </w:rPr>
        <w:t xml:space="preserve"> excludes Customer Data and Content.</w:t>
      </w:r>
    </w:p>
    <w:p w14:paraId="6FEB777E" w14:textId="7A5C032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1</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75E4160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2</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57DCB79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3</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C58897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50F18" w:rsidRPr="00836967">
        <w:rPr>
          <w:rFonts w:ascii="Times New Roman" w:hAnsi="Times New Roman" w:cs="Times New Roman"/>
        </w:rPr>
        <w:t>4</w:t>
      </w:r>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r w:rsidR="005F3DF9" w:rsidRPr="00836967">
        <w:rPr>
          <w:rFonts w:ascii="Times New Roman" w:hAnsi="Times New Roman" w:cs="Times New Roman"/>
        </w:rPr>
        <w:t>.</w:t>
      </w:r>
    </w:p>
    <w:p w14:paraId="3047D0A6" w14:textId="7C8E550A"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5</w:t>
      </w:r>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1E0C9068"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6</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commentRangeStart w:id="5"/>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t xml:space="preserve"> grants Customer and its Affiliates a limited, non-exclusive right to access and use the Service during the Term</w:t>
      </w:r>
      <w:del w:id="3" w:author="Reviewing Counsel (LargeCo)" w:date="2026-09-01T06:34:55Z">
        <w:r>
          <w:delText>. AgentCo may modify, enhance, or otherwise change the Service in its discretion, provided that no such change materially limits or adversely affects the Service as provided to Custome</w:delText>
        </w:r>
      </w:del>
      <w:ins w:id="4" w:author="Reviewing Counsel (LargeCo)" w:date="2026-09-01T06:34:55Z">
        <w:r>
          <w:t>AgentCo may modify, enhance, or otherwise change the Service in its discretion, provided that no such change materially limits or adversely affects the Service as provided to Customer. Customer's use of the Service is limited to the workflows approved in the applicable Order Form; other uses, including automated candidate screening, scoring, or ranking, require the parties' prior written agreement. Service outputs are decision-support only -- Customer will not use, and AgentCo will not configure, the Service to make autonomous hiring, compensation, promotion, or termination decisions without human review.</w:t>
        </w:r>
      </w:ins>
      <w:r>
        <w:t xml:space="preserve">r. </w:t>
      </w:r>
      <w:commentRangeEnd w:id="5"/>
      <w:r>
        <w:rPr>
          <w:rStyle w:val="CommentReference"/>
        </w:rPr>
        <w:commentReference w:id="5"/>
      </w:r>
      <w:proofErr w:type="spellStart"/>
      <w:proofErr w:type="spellEnd"/>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00000000"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2EFC94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30 days after Customer's receipt of the 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0411042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balance, accruing daily and compounding monthly, at the prevailing Federal Funds Rate (floored at zero) plus 1.5%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w:t>
      </w:r>
      <w:r w:rsidRPr="00836967">
        <w:rPr>
          <w:rFonts w:ascii="Times New Roman" w:hAnsi="Times New Roman" w:cs="Times New Roman"/>
        </w:rPr>
        <w:lastRenderedPageBreak/>
        <w:t xml:space="preserve">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thirty-first (31st) day following termination; 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220A9EB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that the Service infringes or misappropriates that third party's intellectual property rights, and will pay any losses, damages, liabilities, and costs (including reasonable attorneys' fees) (“Losses”) finally awarded against Customer or agreed in settlement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connection with such Third-Party Claim. If a Third-Party Claim of this type is asserted, or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reasonably believes one is likely, Customer will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option,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including Customer Data; (B) modified by anyone other than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where the alleged infringement relates to that modification; (C) combined with products, processes, or materials not approved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writing where the alleged infringement relates to that combination; (D) used by Customer after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8.2. Customer will defend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against any third-party claim arising out of or relating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Customer's Input or (ii) Customer Data, and will indemnify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for any damages, costs, and (if applicable) attorneys' fees finally awarded against </w:t>
      </w:r>
      <w:proofErr w:type="spellStart"/>
      <w:r w:rsidRPr="00836967">
        <w:rPr>
          <w:rFonts w:ascii="Times New Roman" w:hAnsi="Times New Roman" w:cs="Times New Roman"/>
        </w:rPr>
        <w:t>AgentCo</w:t>
      </w:r>
      <w:proofErr w:type="spellEnd"/>
      <w:r w:rsidRPr="00836967">
        <w:rPr>
          <w:rFonts w:ascii="Times New Roman" w:hAnsi="Times New Roman" w:cs="Times New Roman"/>
        </w:rPr>
        <w:t>,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w:t>
      </w:r>
      <w:proofErr w:type="spellStart"/>
      <w:r w:rsidRPr="00836967">
        <w:rPr>
          <w:rFonts w:ascii="Times New Roman" w:hAnsi="Times New Roman" w:cs="Times New Roman"/>
        </w:rPr>
        <w:t>i</w:t>
      </w:r>
      <w:proofErr w:type="spellEnd"/>
      <w:r w:rsidRPr="00836967">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2427EE3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9.2. Warranties. Each Party warrants that it is duly entering into this Agreement and has the legal authority to do so.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additionally warrants that: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the Service will perform substantially in accordance with the Documentation; and (ii)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use commercially reasonable, industry-standard measures to prevent the transmission of malware or malicious code through the Service.</w:t>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1705DDD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10.1. Limitations on Indirect Liabilities. To the maximum extent permitted by applicable law, neither party will be liable under this Agreement, on any legal or equitable theory (including breach of contract, tort (including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2BECD88C" w:rsidR="00665412" w:rsidRPr="00836967" w:rsidRDefault="00B50F18" w:rsidP="00736E5D">
      <w:pPr>
        <w:spacing w:after="120" w:line="276" w:lineRule="auto"/>
        <w:jc w:val="both"/>
        <w:rPr>
          <w:rFonts w:ascii="Times New Roman" w:hAnsi="Times New Roman" w:cs="Times New Roman"/>
        </w:rPr>
      </w:pPr>
      <w:commentRangeStart w:id="9"/>
      <w:r>
        <w:t xml:space="preserve">10.2. Liability Cap. To the maximum extent permitted by applicable law, and except for a party's gross negligence or willful misconduct, </w:t>
      </w:r>
      <w:del w:id="7" w:author="Reviewing Counsel (LargeCo)" w:date="2026-09-01T06:34:55Z">
        <w:r>
          <w:delText>a party's indemnification obligations under Section 8, and Customer's breach of Section 3.2,</w:delText>
        </w:r>
      </w:del>
      <w:ins w:id="8" w:author="Reviewing Counsel (LargeCo)" w:date="2026-09-01T06:34:55Z">
        <w:r>
          <w:t>a party's indemnification obligations under Section 8, a party's breach of Section 11.5 (Confidentiality) or Section 11.7 (No Training), any Personal Data Breach (as defined in the DPA), and Customer's breach of Section 3.2,</w:t>
        </w:r>
      </w:ins>
      <w:r>
        <w:t xml:space="preserve"> each party's total liability under this Agreement will not exceed the aggregate amounts paid 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w:t>
      </w:r>
      <w:r w:rsidRPr="00836967">
        <w:rPr>
          <w:rFonts w:ascii="Times New Roman" w:hAnsi="Times New Roman" w:cs="Times New Roman"/>
        </w:rPr>
        <w:lastRenderedPageBreak/>
        <w:t>rise to the claim. These limitations apply notwithstanding any failure of essential purpose of any limited remedy.</w:t>
      </w:r>
      <w:commentRangeEnd w:id="9"/>
      <w:r>
        <w:rPr>
          <w:rStyle w:val="CommentReference"/>
        </w:rPr>
        <w:commentReference w:id="9"/>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w:t>
      </w:r>
      <w:proofErr w:type="gramStart"/>
      <w:r w:rsidR="00B50F18" w:rsidRPr="00836967">
        <w:rPr>
          <w:rFonts w:ascii="Times New Roman" w:hAnsi="Times New Roman" w:cs="Times New Roman"/>
        </w:rPr>
        <w:t>all of</w:t>
      </w:r>
      <w:proofErr w:type="gramEnd"/>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r w:rsidRPr="00836967">
        <w:rPr>
          <w:rFonts w:ascii="Times New Roman" w:hAnsi="Times New Roman" w:cs="Times New Roman"/>
        </w:rPr>
        <w:t>s</w:t>
      </w:r>
      <w:proofErr w:type="spellEnd"/>
      <w:r w:rsidRPr="00836967">
        <w:rPr>
          <w:rFonts w:ascii="Times New Roman" w:hAnsi="Times New Roman" w:cs="Times New Roman"/>
        </w:rPr>
        <w:t xml:space="preserve">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providers as it deems appropriate to perform its obligations under these </w:t>
      </w:r>
      <w:proofErr w:type="gramStart"/>
      <w:r w:rsidRPr="00836967">
        <w:rPr>
          <w:rFonts w:ascii="Times New Roman" w:hAnsi="Times New Roman" w:cs="Times New Roman"/>
        </w:rPr>
        <w:t>Terms, and</w:t>
      </w:r>
      <w:proofErr w:type="gramEnd"/>
      <w:r w:rsidRPr="00836967">
        <w:rPr>
          <w:rFonts w:ascii="Times New Roman" w:hAnsi="Times New Roman" w:cs="Times New Roman"/>
        </w:rPr>
        <w:t xml:space="preserve">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commentRangeStart w:id="11"/>
      <w: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w:t>
      </w:r>
      <w:del w:id="9" w:author="Reviewing Counsel (LargeCo)" w:date="2026-09-01T06:34:55Z">
        <w:r>
          <w:delText>the circumstances of disclosure (collectively, “Confidential Information”).</w:delText>
        </w:r>
      </w:del>
      <w:ins w:id="10" w:author="Reviewing Counsel (LargeCo)" w:date="2026-09-01T06:34:55Z">
        <w:r>
          <w:t>the circumstances of disclosure (collectively, "Confidential Information"). Each Party will protect the other Party's Confidential Information using at least the same degree of care it uses to protect its own confidential information of similar sensitivity, and in no event less than a reasonable degree of care.</w:t>
        </w:r>
      </w:ins>
      <w:r>
        <w:t xml:space="preserve">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836967">
        <w:rPr>
          <w:rFonts w:ascii="Times New Roman" w:hAnsi="Times New Roman" w:cs="Times New Roman"/>
        </w:rPr>
        <w:t>Information, or</w:t>
      </w:r>
      <w:proofErr w:type="gramEnd"/>
      <w:r w:rsidRPr="00836967">
        <w:rPr>
          <w:rFonts w:ascii="Times New Roman" w:hAnsi="Times New Roman" w:cs="Times New Roman"/>
        </w:rPr>
        <w:t xml:space="preserve"> destroy them and certify such destruction in writing to the disclosing Party.</w:t>
      </w:r>
      <w:commentRangeEnd w:id="11"/>
      <w:r>
        <w:rPr>
          <w:rStyle w:val="CommentReference"/>
        </w:rPr>
        <w:commentReference w:id="11"/>
      </w:r>
    </w:p>
    <w:p w14:paraId="78B32E5C" w14:textId="192E1FA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commentRangeStart w:id="7"/>
      <w:r w:rsidRPr="00836967">
        <w:rPr>
          <w:rFonts w:ascii="Times New Roman" w:hAnsi="Times New Roman" w:cs="Times New Roman"/>
        </w:rPr>
        <w:lastRenderedPageBreak/>
        <w:t xml:space="preserve">11.7. No Training. </w:t>
      </w:r>
      <w:proofErr w:type="spellStart"/>
      <w:del w:id="5" w:author="Reviewing Counsel (LargeCo)" w:date="2026-09-01T06:34:55Z">
        <w:r>
          <w:delText>AgentCo will not, and will not permit any Subprocessor to, train any AI model using Customer's Content or Customer Data.</w:delText>
        </w:r>
      </w:del>
      <w:ins w:id="6" w:author="Reviewing Counsel (LargeCo)" w:date="2026-09-01T06:34:55Z">
        <w:r>
          <w:t>AgentCo will not, and will contractually prohibit any Subprocessor from, training any AI model using, or selling, sharing, or using for any purpose other than providing the Service to Customer, Customer's Content or Customer Data.</w:t>
        </w:r>
      </w:ins>
      <w:r>
        <w:t xml:space="preserve"> Other than cloud storage providers, </w:t>
      </w:r>
      <w:proofErr w:type="spellEnd"/>
      <w:proofErr w:type="spellStart"/>
      <w:proofErr w:type="spellEnd"/>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commentRangeEnd w:id="7"/>
      <w:r>
        <w:rPr>
          <w:rStyle w:val="CommentReference"/>
        </w:rPr>
        <w:commentReference w:id="7"/>
      </w:r>
    </w:p>
    <w:p w14:paraId="0C5407BA" w14:textId="7E8BAA86"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Use of Name.</w:t>
      </w:r>
      <w:r w:rsidR="00000000" w:rsidRPr="00836967">
        <w:rPr>
          <w:rFonts w:ascii="Times New Roman" w:hAnsi="Times New Roman" w:cs="Times New Roman"/>
        </w:rPr>
        <w:t xml:space="preserve"> </w:t>
      </w:r>
      <w:r w:rsidRPr="00836967">
        <w:rPr>
          <w:rFonts w:ascii="Times New Roman" w:hAnsi="Times New Roman" w:cs="Times New Roman"/>
        </w:rPr>
        <w:t>Customer grants</w:t>
      </w:r>
      <w:r w:rsidR="00000000"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000000" w:rsidRPr="00836967">
        <w:rPr>
          <w:rFonts w:ascii="Times New Roman" w:hAnsi="Times New Roman" w:cs="Times New Roman"/>
        </w:rPr>
        <w:t xml:space="preserve"> the right to </w:t>
      </w:r>
      <w:r w:rsidR="00B50F18" w:rsidRPr="00836967">
        <w:rPr>
          <w:rFonts w:ascii="Times New Roman" w:hAnsi="Times New Roman" w:cs="Times New Roman"/>
        </w:rPr>
        <w:t>identify</w:t>
      </w:r>
      <w:r w:rsidR="00000000" w:rsidRPr="00836967">
        <w:rPr>
          <w:rFonts w:ascii="Times New Roman" w:hAnsi="Times New Roman" w:cs="Times New Roman"/>
        </w:rPr>
        <w:t xml:space="preserve"> </w:t>
      </w:r>
      <w:r w:rsidRPr="00836967">
        <w:rPr>
          <w:rFonts w:ascii="Times New Roman" w:hAnsi="Times New Roman" w:cs="Times New Roman"/>
        </w:rPr>
        <w:t>Customer</w:t>
      </w:r>
      <w:r w:rsidR="00000000" w:rsidRPr="00836967">
        <w:rPr>
          <w:rFonts w:ascii="Times New Roman" w:hAnsi="Times New Roman" w:cs="Times New Roman"/>
        </w:rPr>
        <w:t xml:space="preserve"> as a customer of the Service and to use </w:t>
      </w:r>
      <w:r w:rsidRPr="00836967">
        <w:rPr>
          <w:rFonts w:ascii="Times New Roman" w:hAnsi="Times New Roman" w:cs="Times New Roman"/>
        </w:rPr>
        <w:t>Customer's</w:t>
      </w:r>
      <w:r w:rsidR="00000000" w:rsidRPr="00836967">
        <w:rPr>
          <w:rFonts w:ascii="Times New Roman" w:hAnsi="Times New Roman" w:cs="Times New Roman"/>
        </w:rPr>
        <w:t xml:space="preserve"> logo for that purpose. </w:t>
      </w:r>
      <w:r w:rsidR="00665412" w:rsidRPr="00836967">
        <w:rPr>
          <w:rFonts w:ascii="Times New Roman" w:hAnsi="Times New Roman" w:cs="Times New Roman"/>
        </w:rPr>
        <w:t xml:space="preserve"> </w:t>
      </w:r>
    </w:p>
    <w:p w14:paraId="0EB91F40" w14:textId="553FD2B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Governing Law.</w:t>
      </w:r>
      <w:r w:rsidR="00000000" w:rsidRPr="00836967">
        <w:rPr>
          <w:rFonts w:ascii="Times New Roman" w:hAnsi="Times New Roman" w:cs="Times New Roman"/>
        </w:rPr>
        <w:t xml:space="preserve"> These Terms </w:t>
      </w:r>
      <w:r w:rsidR="00B50F18" w:rsidRPr="00836967">
        <w:rPr>
          <w:rFonts w:ascii="Times New Roman" w:hAnsi="Times New Roman" w:cs="Times New Roman"/>
        </w:rPr>
        <w:t xml:space="preserve">are governed by the laws of the State of California, without giving effect to its conflict-of-laws </w:t>
      </w:r>
      <w:proofErr w:type="gramStart"/>
      <w:r w:rsidR="00B50F18" w:rsidRPr="00836967">
        <w:rPr>
          <w:rFonts w:ascii="Times New Roman" w:hAnsi="Times New Roman" w:cs="Times New Roman"/>
        </w:rPr>
        <w:t>principles, and</w:t>
      </w:r>
      <w:proofErr w:type="gramEnd"/>
      <w:r w:rsidR="00B50F18" w:rsidRPr="00836967">
        <w:rPr>
          <w:rFonts w:ascii="Times New Roman" w:hAnsi="Times New Roman" w:cs="Times New Roman"/>
        </w:rPr>
        <w:t xml:space="preserve"> excluding the United Nations Convention on Contracts for</w:t>
      </w:r>
      <w:r w:rsidR="00000000"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w:t>
      </w:r>
      <w:r w:rsidR="00000000" w:rsidRPr="00836967">
        <w:rPr>
          <w:rFonts w:ascii="Times New Roman" w:hAnsi="Times New Roman" w:cs="Times New Roman"/>
        </w:rPr>
        <w:t xml:space="preserve">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00000000" w:rsidRPr="00836967">
        <w:rPr>
          <w:rFonts w:ascii="Times New Roman" w:hAnsi="Times New Roman" w:cs="Times New Roman"/>
        </w:rPr>
        <w:t>ed by arbitration.</w:t>
      </w:r>
    </w:p>
    <w:p w14:paraId="1BB69E8D" w14:textId="02B251D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00000000"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00000000"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Notice.</w:t>
      </w:r>
      <w:r w:rsidR="00000000" w:rsidRPr="00836967">
        <w:rPr>
          <w:rFonts w:ascii="Times New Roman" w:hAnsi="Times New Roman" w:cs="Times New Roman"/>
        </w:rPr>
        <w:t xml:space="preserve"> All notices </w:t>
      </w:r>
      <w:r w:rsidR="00B50F18" w:rsidRPr="00836967">
        <w:rPr>
          <w:rFonts w:ascii="Times New Roman" w:hAnsi="Times New Roman" w:cs="Times New Roman"/>
        </w:rPr>
        <w:t xml:space="preserve">under this Agreement </w:t>
      </w:r>
      <w:r w:rsidR="00000000"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00000000" w:rsidRPr="00836967">
        <w:rPr>
          <w:rFonts w:ascii="Times New Roman" w:hAnsi="Times New Roman" w:cs="Times New Roman"/>
        </w:rPr>
        <w:t xml:space="preserve">and </w:t>
      </w:r>
      <w:r w:rsidR="00B50F18" w:rsidRPr="00836967">
        <w:rPr>
          <w:rFonts w:ascii="Times New Roman" w:hAnsi="Times New Roman" w:cs="Times New Roman"/>
        </w:rPr>
        <w:t>deliver</w:t>
      </w:r>
      <w:r w:rsidR="00000000" w:rsidRPr="00836967">
        <w:rPr>
          <w:rFonts w:ascii="Times New Roman" w:hAnsi="Times New Roman" w:cs="Times New Roman"/>
        </w:rPr>
        <w:t xml:space="preserve">ed to the parties </w:t>
      </w:r>
      <w:r w:rsidR="00B50F18" w:rsidRPr="00836967">
        <w:rPr>
          <w:rFonts w:ascii="Times New Roman" w:hAnsi="Times New Roman" w:cs="Times New Roman"/>
        </w:rPr>
        <w:t>by</w:t>
      </w:r>
      <w:r w:rsidR="00000000"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No Waiver.</w:t>
      </w:r>
      <w:r w:rsidR="00000000" w:rsidRPr="00836967">
        <w:rPr>
          <w:rFonts w:ascii="Times New Roman" w:hAnsi="Times New Roman" w:cs="Times New Roman"/>
        </w:rPr>
        <w:t xml:space="preserve">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00000000"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w:t>
      </w:r>
      <w:proofErr w:type="gramStart"/>
      <w:r w:rsidRPr="00836967">
        <w:rPr>
          <w:rFonts w:ascii="Times New Roman" w:hAnsi="Times New Roman" w:cs="Times New Roman"/>
        </w:rPr>
        <w:t>Service, and</w:t>
      </w:r>
      <w:proofErr w:type="gramEnd"/>
      <w:r w:rsidRPr="00836967">
        <w:rPr>
          <w:rFonts w:ascii="Times New Roman" w:hAnsi="Times New Roman" w:cs="Times New Roman"/>
        </w:rPr>
        <w:t xml:space="preserve">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w:t>
      </w:r>
      <w:proofErr w:type="gramStart"/>
      <w:r w:rsidR="00B50F18" w:rsidRPr="00836967">
        <w:rPr>
          <w:rFonts w:ascii="Times New Roman" w:hAnsi="Times New Roman" w:cs="Times New Roman"/>
        </w:rPr>
        <w:t>in ord</w:t>
      </w:r>
      <w:r w:rsidRPr="00836967">
        <w:rPr>
          <w:rFonts w:ascii="Times New Roman" w:hAnsi="Times New Roman" w:cs="Times New Roman"/>
        </w:rPr>
        <w:t>er to</w:t>
      </w:r>
      <w:proofErr w:type="gramEnd"/>
      <w:r w:rsidRPr="00836967">
        <w:rPr>
          <w:rFonts w:ascii="Times New Roman" w:hAnsi="Times New Roman" w:cs="Times New Roman"/>
        </w:rPr>
        <w:t xml:space="preserve">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w:t>
      </w:r>
      <w:proofErr w:type="gramStart"/>
      <w:r w:rsidRPr="00836967">
        <w:rPr>
          <w:rFonts w:ascii="Times New Roman" w:hAnsi="Times New Roman" w:cs="Times New Roman"/>
        </w:rPr>
        <w:t>Taking into account</w:t>
      </w:r>
      <w:proofErr w:type="gramEnd"/>
      <w:r w:rsidRPr="00836967">
        <w:rPr>
          <w:rFonts w:ascii="Times New Roman" w:hAnsi="Times New Roman" w:cs="Times New Roman"/>
        </w:rPr>
        <w:t xml:space="preserve">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commentRangeStart w:id="13"/>
      <w:r w:rsidRPr="00836967">
        <w:rPr>
          <w:rFonts w:ascii="Times New Roman" w:hAnsi="Times New Roman" w:cs="Times New Roman"/>
        </w:rPr>
        <w:t xml:space="preserve">3.6 Personal Data Breaches.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w:t>
      </w:r>
      <w:r>
        <w:t xml:space="preserve">of any Personal Data Breach </w:t>
      </w:r>
      <w:del w:id="11" w:author="Reviewing Counsel (LargeCo)" w:date="2026-09-01T06:34:55Z">
        <w:r>
          <w:delText>without undue delay after becoming aware of it</w:delText>
        </w:r>
      </w:del>
      <w:ins w:id="12" w:author="Reviewing Counsel (LargeCo)" w:date="2026-09-01T06:34:55Z">
        <w:r>
          <w:t>without undue delay, and in no event later than twenty-four (24) hours, after becoming aware of it</w:t>
        </w:r>
      </w:ins>
      <w:r>
        <w:t>, and</w:t>
      </w:r>
      <w:proofErr w:type="gramStart"/>
      <w:proofErr w:type="gramEnd"/>
      <w:r w:rsidR="00B50F18" w:rsidRPr="00836967">
        <w:rPr>
          <w:rFonts w:ascii="Times New Roman" w:hAnsi="Times New Roman" w:cs="Times New Roman"/>
        </w:rPr>
        <w:t xml:space="preserve">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commentRangeEnd w:id="13"/>
      <w:r>
        <w:rPr>
          <w:rStyle w:val="CommentReference"/>
        </w:rPr>
        <w:commentReference w:id="13"/>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commentRangeStart w:id="15"/>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t xml:space="preserve"> is processing Customer Data in a manner consistent with this DPA, and (C) occur no more than once per year. </w:t>
      </w:r>
      <w:del w:id="13" w:author="Reviewing Counsel (LargeCo)" w:date="2026-09-01T06:34:55Z">
        <w:r>
          <w:delText>Where Data Protection Laws permit, AgentCo may instead make available to Customer a summary of audit reports relevant to AgentCo's compliance with this DPA.</w:delText>
        </w:r>
      </w:del>
      <w:ins w:id="14" w:author="Reviewing Counsel (LargeCo)" w:date="2026-09-01T06:34:55Z">
        <w:r>
          <w:t>Where Data Protection Laws permit and Customer agrees, AgentCo may instead make available to Customer a summary of audit reports relevant to AgentCo's compliance with this DPA.</w:t>
        </w:r>
      </w:ins>
      <w:r>
        <w:t xml:space="preserve"> All such results and documentation, including the results of any audit or inspection, are </w:t>
      </w:r>
      <w:proofErr w:type="spellStart"/>
      <w:proofErr w:type="spellEnd"/>
      <w:proofErr w:type="spellStart"/>
      <w:proofErr w:type="spellEnd"/>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commentRangeEnd w:id="15"/>
      <w:r>
        <w:rPr>
          <w:rStyle w:val="CommentReference"/>
        </w:rPr>
        <w:commentReference w:id="15"/>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 general authorization to engage Sub-Processors to process Customer Data in connection with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gramStart"/>
      <w:r w:rsidRPr="00836967">
        <w:rPr>
          <w:rFonts w:ascii="Times New Roman" w:hAnsi="Times New Roman" w:cs="Times New Roman"/>
        </w:rPr>
        <w:t>enter into</w:t>
      </w:r>
      <w:proofErr w:type="gramEnd"/>
      <w:r w:rsidRPr="00836967">
        <w:rPr>
          <w:rFonts w:ascii="Times New Roman" w:hAnsi="Times New Roman" w:cs="Times New Roman"/>
        </w:rPr>
        <w:t xml:space="preserve">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to authorize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w:t>
      </w:r>
      <w:r w:rsidR="00B50F18" w:rsidRPr="00836967">
        <w:rPr>
          <w:rFonts w:ascii="Times New Roman" w:hAnsi="Times New Roman" w:cs="Times New Roman"/>
        </w:rPr>
        <w:lastRenderedPageBreak/>
        <w:t xml:space="preserve">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3" w:author="Reviewing Counsel (LargeCo)" w:initials="" w:date="2026-09-01T06:34:55Z">
    <w:p w14:paraId="21E5C3B1">
      <w:pPr>
        <w:pStyle w:val="CommentText"/>
      </w:pPr>
      <w:r>
        <w:rPr>
          <w:rStyle w:val="CommentReference"/>
        </w:rPr>
        <w:annotationRef/>
      </w:r>
      <w:r>
        <w:t>We corrected the service description here -- as drafted it described general legal-research functionality, which doesn't match the TalentFlow recruiting tool we're actually licensing and could create real confusion later about what's in scope versus what needs a change order.</w:t>
      </w:r>
    </w:p>
  </w:comment>
  <w:comment w:id="5" w:author="Reviewing Counsel (LargeCo)" w:initials="" w:date="2026-09-01T06:34:55Z">
    <w:p w14:paraId="8DB1B1F9">
      <w:pPr>
        <w:pStyle w:val="CommentText"/>
      </w:pPr>
      <w:r>
        <w:rPr>
          <w:rStyle w:val="CommentReference"/>
        </w:rPr>
        <w:annotationRef/>
      </w:r>
      <w:r>
        <w:t>We added a scope limit and a decision-support restriction here. Nothing elsewhere in this draft ties usage to the two workflows we're piloting, and without a human-review requirement TalentFlow could end up influencing hiring, compensation, or termination outcomes without anyone checking the output first -- that's a risk we can't take on for candidate decisions.</w:t>
      </w:r>
    </w:p>
  </w:comment>
  <w:comment w:id="7" w:author="Reviewing Counsel (LargeCo)" w:initials="" w:date="2026-09-01T06:34:55Z">
    <w:p w14:paraId="868E26B6">
      <w:pPr>
        <w:pStyle w:val="CommentText"/>
      </w:pPr>
      <w:r>
        <w:rPr>
          <w:rStyle w:val="CommentReference"/>
        </w:rPr>
        <w:annotationRef/>
      </w:r>
      <w:r>
        <w:t>We tightened the no-training clause so it also covers selling or sharing candidate data, and so it binds your subprocessors by contract rather than resting on what you choose to permit them to do. Candidate data ending up in a subprocessor's training set or being shared onward is exactly the exposure we're trying to close off here.</w:t>
      </w:r>
    </w:p>
  </w:comment>
  <w:comment w:id="9" w:author="Reviewing Counsel (LargeCo)" w:initials="" w:date="2026-09-01T06:34:55Z">
    <w:p w14:paraId="F25EC1B0">
      <w:pPr>
        <w:pStyle w:val="CommentText"/>
      </w:pPr>
      <w:r>
        <w:rPr>
          <w:rStyle w:val="CommentReference"/>
        </w:rPr>
        <w:annotationRef/>
      </w:r>
      <w:r>
        <w:t>We added carve-outs to the liability cap for confidentiality, no-training, and data-breach obligations. The standard cap works fine for ordinary service issues, but if candidate data were mishandled, twelve months of pilot fees wouldn't come close to covering the notification, remediation, and reputational costs we'd be facing.</w:t>
      </w:r>
    </w:p>
  </w:comment>
  <w:comment w:id="11" w:author="Reviewing Counsel (LargeCo)" w:initials="" w:date="2026-09-01T06:34:55Z">
    <w:p w14:paraId="952FFBA5">
      <w:pPr>
        <w:pStyle w:val="CommentText"/>
      </w:pPr>
      <w:r>
        <w:rPr>
          <w:rStyle w:val="CommentReference"/>
        </w:rPr>
        <w:annotationRef/>
      </w:r>
      <w:r>
        <w:t>We added a standard-of-care requirement so "confidential" isn't left undefined in practice -- without a baseline, either side could argue that minimal or no safeguards were still sufficient handling of the other party's confidential information.</w:t>
      </w:r>
    </w:p>
  </w:comment>
  <w:comment w:id="13" w:author="Reviewing Counsel (LargeCo)" w:initials="" w:date="2026-09-01T06:34:55Z">
    <w:p w14:paraId="8CC4115C">
      <w:pPr>
        <w:pStyle w:val="CommentText"/>
      </w:pPr>
      <w:r>
        <w:rPr>
          <w:rStyle w:val="CommentReference"/>
        </w:rPr>
        <w:annotationRef/>
      </w:r>
      <w:r>
        <w:t>We put a firm outer limit on breach notice instead of relying on "without undue delay" alone. Candidate data exposure is time-sensitive on our end -- we need a hard clock so our security and legal teams aren't left guessing when a notice is overdue.</w:t>
      </w:r>
    </w:p>
  </w:comment>
  <w:comment w:id="15" w:author="Reviewing Counsel (LargeCo)" w:initials="" w:date="2026-09-01T06:34:55Z">
    <w:p w14:paraId="A4968446">
      <w:pPr>
        <w:pStyle w:val="CommentText"/>
      </w:pPr>
      <w:r>
        <w:rPr>
          <w:rStyle w:val="CommentReference"/>
        </w:rPr>
        <w:annotationRef/>
      </w:r>
      <w:r>
        <w:t>We changed this so the summary-report option requires our agreement rather than being yours to invoke on your own. Once we're relying on a security summary instead of the audit right, we've effectively lost the ability to verify how our data's being handled -- that shouldn't be a call you get to make unilaterally.</w:t>
      </w:r>
    </w:p>
  </w:comment>
  <w:comment w:id="17" w:author="Reviewing Counsel (LargeCo)" w:initials="" w:date="2026-09-01T06:35:17Z">
    <w:p w14:paraId="7EF1DDB9">
      <w:pPr>
        <w:pStyle w:val="CommentText"/>
      </w:pPr>
      <w:r>
        <w:rPr>
          <w:rStyle w:val="CommentReference"/>
        </w:rPr>
        <w:annotationRef/>
      </w:r>
      <w:r>
        <w:t>We updated this reference for the same reason -- it's leftover language from a different product description and doesn't describe the workflow modules relevant to recruiting.</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F41B" w14:textId="77777777" w:rsidR="00C96D73" w:rsidRDefault="00C96D73" w:rsidP="00744BFF">
      <w:r>
        <w:separator/>
      </w:r>
    </w:p>
  </w:endnote>
  <w:endnote w:type="continuationSeparator" w:id="0">
    <w:p w14:paraId="55AA19B1" w14:textId="77777777" w:rsidR="00C96D73" w:rsidRDefault="00C96D73"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8007" w14:textId="77777777" w:rsidR="00C96D73" w:rsidRDefault="00C96D73" w:rsidP="00744BFF">
      <w:r>
        <w:separator/>
      </w:r>
    </w:p>
  </w:footnote>
  <w:footnote w:type="continuationSeparator" w:id="0">
    <w:p w14:paraId="7A1349D7" w14:textId="77777777" w:rsidR="00C96D73" w:rsidRDefault="00C96D73"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13</Pages>
  <Words>5792</Words>
  <Characters>33133</Characters>
  <Application>Microsoft Office Word</Application>
  <DocSecurity>0</DocSecurity>
  <Lines>473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