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commentRangeStart w:id="308"/>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t>(</w:t>
      </w:r>
      <w:del w:id="306" w:author="Reviewing Counsel (LargeCo)" w:date="2026-09-01T08:03:40Z">
        <w:r>
          <w:delText>including, without limitation, Section 4,</w:delText>
        </w:r>
      </w:del>
      <w:ins w:id="307" w:author="Reviewing Counsel (LargeCo)" w:date="2026-09-01T08:03:40Z">
        <w:r>
          <w:t>including, without limitation, Section 3.3, Section 4,</w:t>
        </w:r>
      </w:ins>
      <w:r>
        <w:t xml:space="preserve">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commentRangeEnd w:id="308"/>
      <w:r>
        <w:rPr>
          <w:rStyle w:val="CommentReference"/>
        </w:rPr>
        <w:commentReference w:id="308"/>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commentRangeStart w:id="310"/>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t xml:space="preserve"> information security or data privacy (including the DPA) obligations under this Agreement shall not exceed, in the aggregate, three times (3x) the amount paid by Large Co within the twelve (12)-month period prior to </w:t>
      </w:r>
      <w:del w:id="308" w:author="Reviewing Counsel (LargeCo)" w:date="2026-09-01T08:03:40Z">
        <w:r>
          <w:delText>the first incident that gave rise to the liability.</w:delText>
        </w:r>
      </w:del>
      <w:ins w:id="309" w:author="Reviewing Counsel (LargeCo)" w:date="2026-09-01T08:03:40Z">
        <w:r>
          <w:t>the first incident that gave rise to the liability. Notwithstanding the foregoing, this cap shall not apply to, and Provider's liability shall remain uncapped for, any indemnification obligation arising from Provider's willful misconduct or gross negligence.</w:t>
        </w:r>
      </w:ins>
      <w:r>
        <w:t xml:space="preserve"> </w:t>
      </w:r>
      <w:commentRangeEnd w:id="167"/>
      <w:r w:rsidR="0072210D" w:rsidRPr="0045726D">
        <w:rPr>
          <w:rStyle w:val="CommentReference"/>
          <w:rFonts w:ascii="Arial" w:eastAsia="Arial" w:hAnsi="Arial" w:cs="Arial"/>
          <w:kern w:val="20"/>
          <w:sz w:val="20"/>
          <w:szCs w:val="20"/>
        </w:rPr>
        <w:commentReference w:id="167"/>
      </w:r>
      <w:commentRangeEnd w:id="310"/>
      <w:r>
        <w:rPr>
          <w:rStyle w:val="CommentReference"/>
        </w:rPr>
        <w:commentReference w:id="310"/>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commentRangeStart w:id="312"/>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del w:id="310" w:author="Reviewing Counsel (LargeCo)" w:date="2026-09-01T08:03:40Z">
        <w:r>
          <w:delText>set forth in the table below.</w:delText>
        </w:r>
      </w:del>
      <w:ins w:id="311" w:author="Reviewing Counsel (LargeCo)" w:date="2026-09-01T08:03:40Z">
        <w:r>
          <w:t>set forth in the table below. For Critical severity issues, Provider shall resolve within twenty-four (24) hours of identification; for High severity issues, Provider shall resolve within forty-eight (48) hours of identification.</w:t>
        </w:r>
      </w:ins>
      <w:r>
        <w:t xml:space="preserve"> </w:t>
      </w:r>
      <w:commentRangeEnd w:id="312"/>
      <w:r>
        <w:rPr>
          <w:rStyle w:val="CommentReference"/>
        </w:rPr>
        <w:commentReference w:id="312"/>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commentRangeStart w:id="314"/>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t xml:space="preserve">products/completed operations with limits of not less than </w:t>
      </w:r>
      <w:del w:id="312" w:author="Reviewing Counsel (LargeCo)" w:date="2026-09-01T08:03:40Z">
        <w:r>
          <w:delText>$,000,000 each occurrence and $,000,000 in the aggregate</w:delText>
        </w:r>
      </w:del>
      <w:ins w:id="313" w:author="Reviewing Counsel (LargeCo)" w:date="2026-09-01T08:03:40Z">
        <w:r>
          <w:t>$2,000,000 each occurrence and $2,000,000 in the aggregate</w:t>
        </w:r>
      </w:ins>
      <w:r>
        <w:t>.</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commentRangeEnd w:id="314"/>
      <w:r>
        <w:rPr>
          <w:rStyle w:val="CommentReference"/>
        </w:rPr>
        <w:commentReference w:id="314"/>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commentRangeStart w:id="316"/>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t xml:space="preserve"> in compliance with appropriate federal and state laws, and Employers’ Liability Insurance with limits of not less than </w:t>
      </w:r>
      <w:del w:id="314" w:author="Reviewing Counsel (LargeCo)" w:date="2026-09-01T08:03:40Z">
        <w:r>
          <w:delText>$,000,000 per person and $,000,000 per accident or disease</w:delText>
        </w:r>
      </w:del>
      <w:ins w:id="315" w:author="Reviewing Counsel (LargeCo)" w:date="2026-09-01T08:03:40Z">
        <w:r>
          <w:t>$2,000,000 per person and $2,000,000 per accident or disease</w:t>
        </w:r>
      </w:ins>
      <w:r>
        <w:t xml:space="preserve"> in the relevant jurisdiction. </w:t>
      </w:r>
      <w:commentRangeEnd w:id="316"/>
      <w:r>
        <w:rPr>
          <w:rStyle w:val="CommentReference"/>
        </w:rPr>
        <w:commentReference w:id="316"/>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commentRangeStart w:id="318"/>
      <w:commentRangeStart w:id="332"/>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t xml:space="preserve">at least </w:t>
      </w:r>
      <w:del w:id="316" w:author="Reviewing Counsel (LargeCo)" w:date="2026-09-01T08:03:40Z">
        <w:r>
          <w:delText>$,000,000 per occurrence/claim and $,000,000 in the aggregate</w:delText>
        </w:r>
      </w:del>
      <w:ins w:id="317" w:author="Reviewing Counsel (LargeCo)" w:date="2026-09-01T08:03:40Z">
        <w:r>
          <w:t>$5,000,000 per occurrence/claim and $5,000,000 in the aggregate</w:t>
        </w:r>
      </w:ins>
      <w:r>
        <w:t>.  If the policy is written on a “claims-made</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E53DAA">
        <w:rPr>
          <w:rFonts w:ascii="Arial" w:hAnsi="Arial" w:cs="Arial"/>
        </w:rPr>
        <w:t xml:space="preserve">” basis, the policy shall be in </w:t>
      </w:r>
      <w:r>
        <w:t>effect for</w:t>
      </w:r>
      <w:r>
        <w:t> a period of() year after the contract ter</w:t>
      </w:r>
      <w:r>
        <w:t>m.</w:t>
      </w:r>
      <w:del w:id="318" w:author="Reviewing Counsel (LargeCo)" w:date="2026-09-01T08:09:55Z">
        <w:r>
          <w:delText> Policy shall include the below, as relevant to scope of Services</w:delText>
        </w:r>
      </w:del>
      <w:ins w:id="319" w:author="Reviewing Counsel (LargeCo)" w:date="2026-09-01T08:09:55Z">
        <w:r>
          <w:t>Policy shall include the below, as relevant to scope of Services: Notwithstanding the one (1) year reporting period referenced above, any claims-made Professional Liability policy shall include an extended reporting period of three (3) years following termination or expiration of this Agreement.</w:t>
        </w:r>
      </w:ins>
      <w:r>
        <w:t>:</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del w:id="259" w:author="Trainer 2 - AgentCo" w:date="2026-05-09T13:47:00Z" w16du:dateUtc="2026-05-09T17:47:00Z">
        <w:r w:rsidRPr="00F02BB3" w:rsidDel="00FE3B89">
          <w:rPr>
            <w:rFonts w:ascii="Arial" w:hAnsi="Arial" w:cs="Arial"/>
          </w:rPr>
          <w:delText>s</w:delText>
        </w:r>
      </w:del>
      <w:commentRangeEnd w:id="318"/>
      <w:r>
        <w:rPr>
          <w:rStyle w:val="CommentReference"/>
        </w:rPr>
        <w:commentReference w:id="318"/>
      </w:r>
      <w:commentRangeEnd w:id="332"/>
      <w:r>
        <w:rPr>
          <w:rStyle w:val="CommentReference"/>
        </w:rPr>
        <w:commentReference w:id="332"/>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8" w:author="Reviewing Counsel (LargeCo)" w:initials="" w:date="2026-09-01T08:03:40Z">
    <w:p w14:paraId="EC1FA6BF">
      <w:pPr>
        <w:pStyle w:val="CommentText"/>
      </w:pPr>
      <w:r>
        <w:rPr>
          <w:rStyle w:val="CommentReference"/>
        </w:rPr>
        <w:annotationRef/>
      </w:r>
      <w:r>
        <w:t>We added a reference to Section 3.3 here instead of restoring the separate sentence you removed. The AI training and use restrictions are exactly the kind of breach that causes irreparable, non-monetary harm to us -- once candidate data has been used to train a model outside this Agreement, there's no undoing it -- so we need it captured in this list. This is a one-line addition to the existing parenthetical, not a new remedy category.</w:t>
      </w:r>
    </w:p>
  </w:comment>
  <w:comment w:id="310" w:author="Reviewing Counsel (LargeCo)" w:initials="" w:date="2026-09-01T08:03:40Z">
    <w:p w14:paraId="A315D3CD">
      <w:pPr>
        <w:pStyle w:val="CommentText"/>
      </w:pPr>
      <w:r>
        <w:rPr>
          <w:rStyle w:val="CommentReference"/>
        </w:rPr>
        <w:annotationRef/>
      </w:r>
      <w:r>
        <w:t>We're comfortable folding indemnification into this enhanced cap alongside confidentiality, information security, and privacy -- that still gives us a real remedy for those categories while giving you predictable exposure. But an indemnification claim rooted in willful misconduct or gross negligence shouldn't get the benefit of any cap; otherwise a bad-faith or reckless act would carry the same limited exposure as an ordinary confidentiality slip, which isn't the deal on the table.</w:t>
      </w:r>
    </w:p>
  </w:comment>
  <w:comment w:id="312" w:author="Reviewing Counsel (LargeCo)" w:initials="" w:date="2026-09-01T08:03:40Z">
    <w:p w14:paraId="78F3A6B0">
      <w:pPr>
        <w:pStyle w:val="CommentText"/>
      </w:pPr>
      <w:r>
        <w:rPr>
          <w:rStyle w:val="CommentReference"/>
        </w:rPr>
        <w:annotationRef/>
      </w:r>
      <w:r>
        <w:t>We're taking you up on the first alternative you offered -- fixed resolution commitments for Critical and High severity issues. During the pilot, recruiting teams need certainty that a Critical issue gets fixed within a day, not just 'as soon as possible.' Lower-severity issues can stay on the general table.</w:t>
      </w:r>
    </w:p>
  </w:comment>
  <w:comment w:id="314" w:author="Reviewing Counsel (LargeCo)" w:initials="" w:date="2026-09-01T08:03:40Z">
    <w:p w14:paraId="2FB6310F">
      <w:pPr>
        <w:pStyle w:val="CommentText"/>
      </w:pPr>
      <w:r>
        <w:rPr>
          <w:rStyle w:val="CommentReference"/>
        </w:rPr>
        <w:annotationRef/>
      </w:r>
      <w:r>
        <w:t>We can live with $2 million here given the actual footprint of this pilot -- no direct system access, no payment data, and TalentFlow staying limited to the two approved workflows. That's consistent with what we're accepting across the other general-liability lines.</w:t>
      </w:r>
    </w:p>
  </w:comment>
  <w:comment w:id="316" w:author="Reviewing Counsel (LargeCo)" w:initials="" w:date="2026-09-01T08:03:40Z">
    <w:p w14:paraId="C35C5809">
      <w:pPr>
        <w:pStyle w:val="CommentText"/>
      </w:pPr>
      <w:r>
        <w:rPr>
          <w:rStyle w:val="CommentReference"/>
        </w:rPr>
        <w:annotationRef/>
      </w:r>
      <w:r>
        <w:t>Same reasoning as the CGL limit -- $2 million matches the scope of this engagement without over-insuring for risks that aren't in play here.</w:t>
      </w:r>
    </w:p>
  </w:comment>
  <w:comment w:id="318" w:author="Reviewing Counsel (LargeCo)" w:initials="" w:date="2026-09-01T08:03:40Z">
    <w:p w14:paraId="EECBB62D">
      <w:pPr>
        <w:pStyle w:val="CommentText"/>
      </w:pPr>
      <w:r>
        <w:rPr>
          <w:rStyle w:val="CommentReference"/>
        </w:rPr>
        <w:annotationRef/>
      </w:r>
      <w:r>
        <w:t>Cyber liability is the coverage that actually matters here, since a breach involving candidate data is our real exposure -- we're holding that at $5 million, which is the figure you offered for Cyber Liability.</w:t>
      </w:r>
    </w:p>
  </w:comment>
  <w:comment w:id="321" w:author="Reviewing Counsel (LargeCo)" w:date="2026-09-01T08:03:49Z" w:initials="">
    <w:p w14:paraId="2E5CC71C" w14:textId="00000000">
      <w:pPr>
        <w:pStyle w:val="CommentText"/>
      </w:pPr>
      <w:r>
        <w:rPr>
          <w:rStyle w:val="CommentReference"/>
        </w:rPr>
        <w:annotationRef/>
      </w:r>
      <w:r>
        <w:t xml:space="preserve">We're keeping Agents tied to Provider's subcontractors and service providers performing the Services -- that's the actual risk surface here (parties touching candidate data or our systems). Our own contractors are governed under separate arrangements, so a mutual definition wouldn't add protection and could create ambiguity in the clauses meant to apply specifically to your subcontractors.</w:t>
      </w:r>
    </w:p>
  </w:comment>
  <w:comment w:id="322" w:author="Reviewing Counsel (LargeCo)" w:date="2026-09-01T08:03:50Z" w:initials="">
    <w:p w14:paraId="D211089A" w14:textId="00000000">
      <w:pPr>
        <w:pStyle w:val="CommentText"/>
      </w:pPr>
      <w:r>
        <w:rPr>
          <w:rStyle w:val="CommentReference"/>
        </w:rPr>
        <w:annotationRef/>
      </w:r>
      <w:r>
        <w:t xml:space="preserve">Accepted -- you're right that a settlement agreement isn't itself a source of law, and Applicable Law already reaches the statutes and regulations that matter here.</w:t>
      </w:r>
    </w:p>
  </w:comment>
  <w:comment w:id="323" w:author="Reviewing Counsel (LargeCo)" w:date="2026-09-01T08:03:50Z" w:initials="">
    <w:p w14:paraId="2EBCABCD" w14:textId="00000000">
      <w:pPr>
        <w:pStyle w:val="CommentText"/>
      </w:pPr>
      <w:r>
        <w:rPr>
          <w:rStyle w:val="CommentReference"/>
        </w:rPr>
        <w:annotationRef/>
      </w:r>
      <w:r>
        <w:t xml:space="preserve">This is already narrowed to policies that are provided or made available to you and that are applicable to your access to our systems, our data, or your performance of the Services -- not our full internal policy library. You'll see those specific policies (security and access, mainly) as part of onboarding, so there's nothing here you'd be agreeing to blind.</w:t>
      </w:r>
    </w:p>
  </w:comment>
  <w:comment w:id="324" w:author="Reviewing Counsel (LargeCo)" w:date="2026-09-01T08:03:50Z" w:initials="">
    <w:p w14:paraId="A38E56D7" w14:textId="00000000">
      <w:pPr>
        <w:pStyle w:val="CommentText"/>
      </w:pPr>
      <w:r>
        <w:rPr>
          <w:rStyle w:val="CommentReference"/>
        </w:rPr>
        <w:annotationRef/>
      </w:r>
      <w:r>
        <w:t xml:space="preserve">Understood on not wanting a freestanding sentence -- we didn't reinsert it. Instead we added one section reference to the existing list in this clause (see the tracked change above), which gets us the same coverage for AI-restriction breaches without expanding the clause's structure.</w:t>
      </w:r>
    </w:p>
  </w:comment>
  <w:comment w:id="325" w:author="Reviewing Counsel (LargeCo)" w:date="2026-09-01T08:03:50Z" w:initials="">
    <w:p w14:paraId="80083BBA" w14:textId="00000000">
      <w:pPr>
        <w:pStyle w:val="CommentText"/>
      </w:pPr>
      <w:r>
        <w:rPr>
          <w:rStyle w:val="CommentReference"/>
        </w:rPr>
        <w:annotationRef/>
      </w:r>
      <w:r>
        <w:t xml:space="preserve">Accepted -- (i) already covers the professional-standard warranty for how the Services are performed, so a standalone defect warranty isn't necessary on top of that.</w:t>
      </w:r>
    </w:p>
  </w:comment>
  <w:comment w:id="326" w:author="Reviewing Counsel (LargeCo)" w:date="2026-09-01T08:03:59Z" w:initials="">
    <w:p w14:paraId="87904E7E" w14:textId="00000000">
      <w:pPr>
        <w:pStyle w:val="CommentText"/>
      </w:pPr>
      <w:r>
        <w:rPr>
          <w:rStyle w:val="CommentReference"/>
        </w:rPr>
        <w:annotationRef/>
      </w:r>
      <w:r>
        <w:t xml:space="preserve">Agreed. We're comfortable folding indemnification into the enhanced cap alongside confidentiality, information security, and privacy -- see the addition we made to that provision so willful misconduct and gross negligence stay uncapped, since those shouldn't get the benefit of any liability ceiling.</w:t>
      </w:r>
    </w:p>
  </w:comment>
  <w:comment w:id="327" w:author="Reviewing Counsel (LargeCo)" w:date="2026-09-01T08:03:59Z" w:initials="">
    <w:p w14:paraId="ABF1220E" w14:textId="00000000">
      <w:pPr>
        <w:pStyle w:val="CommentText"/>
      </w:pPr>
      <w:r>
        <w:rPr>
          <w:rStyle w:val="CommentReference"/>
        </w:rPr>
        <w:annotationRef/>
      </w:r>
      <w:r>
        <w:t xml:space="preserve">This works for us with one addition -- see the tracked change above carving willful misconduct and gross negligence out of the cap. Otherwise agreed on the structure.</w:t>
      </w:r>
    </w:p>
  </w:comment>
  <w:comment w:id="328" w:author="Reviewing Counsel (LargeCo)" w:date="2026-09-01T08:04:00Z" w:initials="">
    <w:p w14:paraId="C6A62190" w14:textId="00000000">
      <w:pPr>
        <w:pStyle w:val="CommentText"/>
      </w:pPr>
      <w:r>
        <w:rPr>
          <w:rStyle w:val="CommentReference"/>
        </w:rPr>
        <w:annotationRef/>
      </w:r>
      <w:r>
        <w:t xml:space="preserve">Agreed on the cyber liability figure -- we're holding that at $5 million on the Professional Liability line, since that's the coverage tied to a candidate-data incident. And we accepted $2 million on CGL, Workers' Comp/Employer's Liability, and this line, consistent with what you proposed.</w:t>
      </w:r>
    </w:p>
  </w:comment>
  <w:comment w:id="329" w:author="Reviewing Counsel (LargeCo)" w:date="2026-09-01T08:04:00Z" w:initials="">
    <w:p w14:paraId="73259F81" w14:textId="00000000">
      <w:pPr>
        <w:pStyle w:val="CommentText"/>
      </w:pPr>
      <w:r>
        <w:rPr>
          <w:rStyle w:val="CommentReference"/>
        </w:rPr>
        <w:annotationRef/>
      </w:r>
      <w:r>
        <w:t xml:space="preserve">Accepted -- that's a fair mirror of the dispute-notice right we already have.</w:t>
      </w:r>
    </w:p>
  </w:comment>
  <w:comment w:id="330" w:author="Reviewing Counsel (LargeCo)" w:date="2026-09-01T08:04:00Z" w:initials="">
    <w:p w14:paraId="9677431C" w14:textId="00000000">
      <w:pPr>
        <w:pStyle w:val="CommentText"/>
      </w:pPr>
      <w:r>
        <w:rPr>
          <w:rStyle w:val="CommentReference"/>
        </w:rPr>
        <w:annotationRef/>
      </w:r>
      <w:r>
        <w:t xml:space="preserve">Accepted -- that scoping makes sense given we haven't defined a separate Transition Period here.</w:t>
      </w:r>
    </w:p>
  </w:comment>
  <w:comment w:id="331" w:author="Reviewing Counsel (LargeCo)" w:date="2026-09-01T08:04:00Z" w:initials="">
    <w:p w14:paraId="7CD15647" w14:textId="00000000">
      <w:pPr>
        <w:pStyle w:val="CommentText"/>
      </w:pPr>
      <w:r>
        <w:rPr>
          <w:rStyle w:val="CommentReference"/>
        </w:rPr>
        <w:annotationRef/>
      </w:r>
      <w:r>
        <w:t xml:space="preserve">We're keeping this obligation -- it only reaches Confidential Information you're already handling for us, and 'reasonably requested' already limits the scope, so it shouldn't be a heavy lift.</w:t>
      </w:r>
    </w:p>
  </w:comment>
  <w:comment w:id="332" w:author="Reviewing Counsel (LargeCo)" w:initials="" w:date="2026-09-01T08:09:55Z">
    <w:p w14:paraId="6201A350">
      <w:pPr>
        <w:pStyle w:val="CommentText"/>
      </w:pPr>
      <w:r>
        <w:rPr>
          <w:rStyle w:val="CommentReference"/>
        </w:rPr>
        <w:annotationRef/>
      </w:r>
      <w:r>
        <w:t>A three-year extended reporting period doesn't add meaningful premium cost the way raising limits does, and it protects our ability to bring a claim if a professional-liability issue surfaces after the pilot ends.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2E5CC71C" w15:paraIdParent="209C04E0" w15:done="0"/>
  <w15:commentEx w15:paraId="D211089A" w15:paraIdParent="12B1F84E" w15:done="0"/>
  <w15:commentEx w15:paraId="2EBCABCD" w15:paraIdParent="7B5216CF" w15:done="0"/>
  <w15:commentEx w15:paraId="A38E56D7" w15:paraIdParent="21820C6C" w15:done="0"/>
  <w15:commentEx w15:paraId="80083BBA" w15:paraIdParent="188F4445" w15:done="0"/>
  <w15:commentEx w15:paraId="87904E7E" w15:paraIdParent="1F6A49F0" w15:done="0"/>
  <w15:commentEx w15:paraId="ABF1220E" w15:paraIdParent="3E5003AC" w15:done="0"/>
  <w15:commentEx w15:paraId="C6A62190" w15:paraIdParent="3D546940" w15:done="0"/>
  <w15:commentEx w15:paraId="73259F81" w15:paraIdParent="149B4D47" w15:done="0"/>
  <w15:commentEx w15:paraId="9677431C" w15:paraIdParent="0E6AD2AC" w15:done="0"/>
  <w15:commentEx w15:paraId="7CD15647" w15:paraIdParent="427B185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