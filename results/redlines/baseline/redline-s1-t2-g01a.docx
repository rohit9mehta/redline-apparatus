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commentRangeStart w:id="9005"/>
      <w:r/>
      <w:commentRangeEnd w:id="9005"/>
      <w:r>
        <w:rPr>
          <w:rStyle w:val="CommentReference"/>
        </w:rPr>
        <w:commentReference w:id="9005"/>
      </w:r>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609"/>
      <w:commentRangeStart w:id="617"/>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t>”) attached hereto as</w:t>
      </w:r>
      <w:r>
        <w:t xml:space="preserve"> Exhibit A), and as further set forth in an Order Form.</w:t>
      </w:r>
      <w:ins w:id="9001" w:author="Reviewing Counsel (LargeCo)" w:date="2026-09-01T05:16:50Z">
        <w:r>
          <w:t xml:space="preserve"> Provider acknowledges and agrees that the terms of this Agreement shall not serve as precedent for any future agreement between the parties, including if LargeCo elects to engage Provider for any service outside the scope of this pilot.</w:t>
        </w:r>
      </w:ins>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commentRangeEnd w:id="609"/>
      <w:r>
        <w:rPr>
          <w:rStyle w:val="CommentReference"/>
        </w:rPr>
        <w:commentReference w:id="609"/>
      </w:r>
      <w:commentRangeEnd w:id="617"/>
      <w:r>
        <w:rPr>
          <w:rStyle w:val="CommentReference"/>
        </w:rPr>
        <w:commentReference w:id="617"/>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9007"/>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commentRangeEnd w:id="9007"/>
      <w:r>
        <w:rPr>
          <w:rStyle w:val="CommentReference"/>
        </w:rPr>
        <w:commentReference w:id="9007"/>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commentRangeStart w:id="599"/>
      <w:commentRangeStart w:id="9004"/>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t xml:space="preserve"> retains all rights in and to AI Inputs and will be the owner of all AI Outputs. </w:t>
      </w:r>
      <w:del w:id="597" w:author="Reviewing Counsel (LargeCo)" w:date="2026-09-01T05:09:40Z">
        <w:r>
          <w:delText>All AI Inputs and AI Outputs shall be LargeCo’s Confidential Information.</w:delText>
        </w:r>
      </w:del>
      <w:ins w:id="598" w:author="Reviewing Counsel (LargeCo)" w:date="2026-09-01T05:09:40Z">
        <w:r>
          <w:t>All AI Inputs and AI Outputs shall be LargeCo’s Intellectual Property and Confidential Information.</w:t>
        </w:r>
      </w:ins>
      <w:r>
        <w:t xml:space="preserve">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commentRangeEnd w:id="599"/>
      <w:r>
        <w:rPr>
          <w:rStyle w:val="CommentReference"/>
        </w:rPr>
        <w:commentReference w:id="599"/>
      </w:r>
      <w:commentRangeEnd w:id="9004"/>
      <w:r>
        <w:rPr>
          <w:rStyle w:val="CommentReference"/>
        </w:rPr>
        <w:commentReference w:id="9004"/>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commentRangeStart w:id="595"/>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t xml:space="preserve"> training sets</w:t>
      </w:r>
      <w:del w:id="594" w:author="Reviewing Counsel (LargeCo)" w:date="2026-09-01T05:09:40Z">
        <w:r>
          <w:delText>, as may be permitted by LargeCo in writing</w:delText>
        </w:r>
      </w:del>
      <w:r>
        <w:t xml:space="preserve">.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commentRangeEnd w:id="595"/>
      <w:r>
        <w:rPr>
          <w:rStyle w:val="CommentReference"/>
        </w:rPr>
        <w:commentReference w:id="595"/>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del w:id="595" w:author="Reviewing Counsel (LargeCo)" w:date="2026-09-01T05:09:40Z">
        <w:r>
          <w:delText>Third-Party AI Technology.</w:delText>
        </w:r>
      </w:del>
      <w:ins w:id="596" w:author="Reviewing Counsel (LargeCo)" w:date="2026-09-01T05:09:40Z">
        <w:r>
          <w:t>Third-Party AI Technology. To the extent Provider now or in the future uses any third-party AI Technology in connection with the Services, Provider shall: (a) not be relieved of any of its obligations under this Agreement; (b) remain responsible to LargeCo for the performance of that AI Technology and its compliance with this Agreement; (c) maintain a written agreement with the licensor of that AI Technology imposing obligations at least as restrictive as those imposed on Provider under this Agreement, including the training restriction in Section 2.4; (d) provide LargeCo at least thirty (30) days' written notice and an opportunity to object before any planned material change in the use of that AI Technology; and (e) not subject LargeCo to any additional terms beyond this Agreement.</w:t>
        </w:r>
      </w:ins>
      <w:commentRangeStart w:id="597"/>
      <w:r>
        <w:t xml:space="preserve"> </w:t>
      </w:r>
      <w:commentRangeEnd w:id="597"/>
      <w:r>
        <w:rPr>
          <w:rStyle w:val="CommentReference"/>
        </w:rPr>
        <w:commentReference w:id="597"/>
      </w:r>
      <w:commentRangeStart w:id="64"/>
      <w:commentRangeEnd w:id="64"/>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commentRangeStart w:id="9006"/>
      <w:r/>
      <w:commentRangeEnd w:id="9006"/>
      <w:r>
        <w:rPr>
          <w:rStyle w:val="CommentReference"/>
        </w:rPr>
        <w:commentReference w:id="9006"/>
      </w:r>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605"/>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t xml:space="preserve">extent necessary to provide the Services in accordance with this Agreement. All right, title, and interest in and to all Data and the Intellectual Property therein — including sole ownership — </w:t>
      </w:r>
      <w:del w:id="603" w:author="Reviewing Counsel (LargeCo)" w:date="2026-09-01T05:09:40Z">
        <w:r>
          <w:delText>shall remain with LargeCo and its licensors.</w:delText>
        </w:r>
      </w:del>
      <w:ins w:id="604" w:author="Reviewing Counsel (LargeCo)" w:date="2026-09-01T05:09:40Z">
        <w:r>
          <w:t>shall remain with LargeCo and its licensors. All licensed LargeCo Data, including any Derivative Works thereof, shall remain the property of LargeCo. To the extent Provider acquires any right in the Data or in any derivative work based on the Data, Provider hereby irrevocably assigns that right to LargeCo and shall execute any documents LargeCo reasonably requests to perfect that assignment.</w:t>
        </w:r>
      </w:ins>
      <w:r>
        <w:t xml:space="preserve">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commentRangeEnd w:id="605"/>
      <w:r>
        <w:rPr>
          <w:rStyle w:val="CommentReference"/>
        </w:rPr>
        <w:commentReference w:id="605"/>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del w:id="605" w:author="Reviewing Counsel (LargeCo)" w:date="2026-09-01T05:09:40Z">
        <w:r>
          <w:delText>Deliverables.</w:delText>
        </w:r>
      </w:del>
      <w:ins w:id="606" w:author="Reviewing Counsel (LargeCo)" w:date="2026-09-01T05:09:40Z">
        <w:r>
          <w:t>Deliverables. Other than Provider Technology and AI Outputs (which are addressed elsewhere in this Agreement), all configuration, integration, training, or other work product that Provider creates specifically for LargeCo in connection with the Services (“Deliverables”) shall be owned by LargeCo. To the extent Provider has or acquires any right in a Deliverable, Provider hereby irrevocably assigns that right to LargeCo.</w:t>
        </w:r>
      </w:ins>
      <w:commentRangeStart w:id="607"/>
      <w:r>
        <w:t xml:space="preserve"> </w:t>
      </w:r>
      <w:commentRangeEnd w:id="118"/>
      <w:r w:rsidR="00E50BDC" w:rsidRPr="00305782">
        <w:rPr>
          <w:rStyle w:val="CommentReference"/>
          <w:rFonts w:ascii="Arial" w:eastAsia="Arial" w:hAnsi="Arial" w:cs="Arial"/>
          <w:b/>
          <w:bCs/>
          <w:color w:val="000000"/>
          <w:kern w:val="20"/>
          <w:sz w:val="20"/>
          <w:szCs w:val="20"/>
        </w:rPr>
        <w:commentReference w:id="118"/>
      </w:r>
      <w:commentRangeEnd w:id="607"/>
      <w:r>
        <w:rPr>
          <w:rStyle w:val="CommentReference"/>
        </w:rPr>
        <w:commentReference w:id="607"/>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611"/>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t xml:space="preserve">.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w:t>
      </w:r>
      <w:commentRangeEnd w:id="611"/>
      <w:r>
        <w:rPr>
          <w:rStyle w:val="CommentReference"/>
        </w:rPr>
        <w:commentReference w:id="611"/>
      </w:r>
      <w:del w:id="609" w:author="Reviewing Counsel (LargeCo)" w:date="2026-09-01T05:09:40Z">
        <w:r>
          <w:delText>and with Applicable Law</w:delText>
        </w:r>
      </w:del>
      <w:ins w:id="610" w:author="Reviewing Counsel (LargeCo)" w:date="2026-09-01T05:09:40Z">
        <w:r>
          <w:t>and with Applicable Law. Injunction for Breach of Confidentiality. Provider acknowledges that any breach by it of this Agreement (including, without limitation, the Confidentiality, AI Technology, or Data Security provisions) would cause LargeCo irreparable harm for which monetary damages would not provide an adequate remedy. Accordingly, in addition to any other rights and remedies available to it, LargeCo shall be entitled to seek immediate injunctive relief from a court of competent jurisdiction, without the requirement to post a bond except where Applicable Law requires otherwise</w:t>
        </w:r>
      </w:ins>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commentRangeStart w:id="9008"/>
      <w:r/>
      <w:commentRangeEnd w:id="9008"/>
      <w:r>
        <w:rPr>
          <w:rStyle w:val="CommentReference"/>
        </w:rPr>
        <w:commentReference w:id="9008"/>
      </w:r>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601"/>
      <w:commentRangeStart w:id="603"/>
      <w:commentRangeStart w:id="613"/>
      <w:commentRangeStart w:id="615"/>
      <w:r>
        <w:t xml:space="preserve">Provider shall defend, indemnify, and </w:t>
      </w:r>
      <w:del w:id="601" w:author="Reviewing Counsel (LargeCo)" w:date="2026-09-01T05:09:40Z">
        <w:r>
          <w:delText>hold harmless LargeCo,</w:delText>
        </w:r>
      </w:del>
      <w:ins w:id="602" w:author="Reviewing Counsel (LargeCo)" w:date="2026-09-01T05:09:40Z">
        <w:r>
          <w:t>hold harmless LargeCo, the LargeCo Affiliates,</w:t>
        </w:r>
      </w:ins>
      <w:r>
        <w:t xml:space="preserve">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t>claims, demands, damages, liabilities, losses, proceedings, judgments, settlements, and other actions (each, a “Claim”) and all associated costs and expenses (including reasonable attorneys’ fees and other costs of legal defense), in each case arising out of, caused by, or</w:t>
      </w:r>
      <w:r>
        <w:t xml:space="preserve"> in connection with: </w:t>
      </w:r>
      <w:ins w:id="9002" w:author="Reviewing Counsel (LargeCo)" w:date="2026-09-01T05:18:28Z">
        <w:r>
          <w:t xml:space="preserve">(a) </w:t>
        </w:r>
      </w:ins>
      <w:r>
        <w:t xml:space="preserve">a claim that any Intellectual Property, Service</w:t>
      </w:r>
      <w:r>
        <w:t xml:space="preserve">,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del w:id="186" w:author="Trainer 1 - AgentCo" w:date="2026-05-06T12:07:00Z" w16du:dateUtc="2026-05-06T16:07:00Z">
        <w:r w:rsidDel="0011548E">
          <w:rPr>
            <w:rFonts w:ascii="Arial" w:eastAsia="Arial" w:hAnsi="Arial" w:cs="Arial"/>
            <w:kern w:val="20"/>
          </w:rPr>
          <w:delText xml:space="preserve">Deliverable, </w:delText>
        </w:r>
      </w:del>
      <w:r>
        <w:t>Documentation, or other material provided by Provider — or the use thereof — infringes, misappropriates, or causes the infringement or</w:t>
      </w:r>
      <w:r>
        <w:t xml:space="preserve"> misappropriation of any third-party Intellectual Property</w:t>
      </w:r>
      <w:ins w:id="9003" w:author="Reviewing Counsel (LargeCo)" w:date="2026-09-01T05:18:28Z">
        <w:r>
          <w:t xml:space="preserve">, (b) Provider’s breach of Applicable Law, (c) Provider’s breach of Section 4 (Confidentiality) or Section 2 (Use of Artificial Intelligence), or (d) the gross negligence or willful misconduct of Provider (the carve-outs in the following sentence apply solely to the claim described in clause (a))</w:t>
        </w:r>
      </w:ins>
      <w:commentRangeEnd w:id="601"/>
      <w:r>
        <w:rPr>
          <w:rStyle w:val="CommentReference"/>
        </w:rPr>
        <w:commentReference w:id="601"/>
      </w:r>
      <w:commentRangeEnd w:id="603"/>
      <w:r>
        <w:rPr>
          <w:rStyle w:val="CommentReference"/>
        </w:rPr>
        <w:commentReference w:id="603"/>
      </w:r>
      <w:commentRangeEnd w:id="613"/>
      <w:r>
        <w:rPr>
          <w:rStyle w:val="CommentReference"/>
        </w:rPr>
        <w:commentReference w:id="613"/>
      </w:r>
      <w:commentRangeEnd w:id="615"/>
      <w:r>
        <w:rPr>
          <w:rStyle w:val="CommentReference"/>
        </w:rPr>
        <w:commentReference w:id="615"/>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commentRangeStart w:id="9009"/>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commentRangeEnd w:id="9009"/>
      <w:r>
        <w:rPr>
          <w:rStyle w:val="CommentReference"/>
        </w:rPr>
        <w:commentReference w:id="9009"/>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9010"/>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commentRangeEnd w:id="9010"/>
      <w:r>
        <w:rPr>
          <w:rStyle w:val="CommentReference"/>
        </w:rPr>
        <w:commentReference w:id="9010"/>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commentRangeStart w:id="9011"/>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commentRangeEnd w:id="9011"/>
      <w:r>
        <w:rPr>
          <w:rStyle w:val="CommentReference"/>
        </w:rPr>
        <w:commentReference w:id="9011"/>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9036"/>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commentRangeEnd w:id="9036"/>
      <w:r>
        <w:rPr>
          <w:rStyle w:val="CommentReference"/>
        </w:rPr>
        <w:commentReference w:id="9036"/>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commentRangeStart w:id="9012"/>
      <w:commentRangeStart w:id="9043"/>
      <w:commentRangeStart w:id="9044"/>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t xml:space="preserve">industry standards and ensure (i) a Recovery Time Objective of four (4) hours or less and (ii) a Recovery Point Objective of as close to real-time as </w:t>
      </w:r>
      <w:del w:id="9004" w:author="Reviewing Counsel (LargeCo)" w:date="2026-09-01T05:20:44Z">
        <w:r>
          <w:delText>commercially practicable</w:delText>
        </w:r>
      </w:del>
      <w:ins w:id="9005" w:author="Reviewing Counsel (LargeCo)" w:date="2026-09-01T05:20:44Z">
        <w:r>
          <w:t>commercially practicable (not to exceed fifteen (15) minutes)</w:t>
        </w:r>
      </w:ins>
      <w:r>
        <w:t xml:space="preserv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w:t>
      </w:r>
      <w:del w:id="9006" w:author="Reviewing Counsel (LargeCo)" w:date="2026-09-01T05:20:49Z">
        <w:r>
          <w:delText> the Recovery Time Objective and the Recovery Point Objective</w:delText>
        </w:r>
      </w:del>
      <w:ins w:id="9007" w:author="Reviewing Counsel (LargeCo)" w:date="2026-09-01T05:20:49Z">
        <w:r>
          <w:t> the Recovery Time Objective and the Recovery Point Objective; upon LargeCo’s request, no more than once annually, certify in writing that Provider has tested the Recovery Plan in accordance with subsection (c) and has remediated any deficiency identified through that testing</w:t>
        </w:r>
      </w:ins>
      <w:r>
        <w:t xml:space="preser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commentRangeEnd w:id="9012"/>
      <w:r>
        <w:rPr>
          <w:rStyle w:val="CommentReference"/>
        </w:rPr>
        <w:commentReference w:id="9012"/>
      </w:r>
      <w:commentRangeEnd w:id="9043"/>
      <w:r>
        <w:rPr>
          <w:rStyle w:val="CommentReference"/>
        </w:rPr>
        <w:commentReference w:id="9043"/>
      </w:r>
      <w:commentRangeEnd w:id="9044"/>
      <w:r>
        <w:rPr>
          <w:rStyle w:val="CommentReference"/>
        </w:rPr>
        <w:commentReference w:id="9044"/>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commentRangeStart w:id="9014"/>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commentRangeEnd w:id="9014"/>
      <w:r>
        <w:rPr>
          <w:rStyle w:val="CommentReference"/>
        </w:rPr>
        <w:commentReference w:id="9014"/>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commentRangeStart w:id="9013"/>
      <w:r/>
      <w:commentRangeEnd w:id="9013"/>
      <w:r>
        <w:rPr>
          <w:rStyle w:val="CommentReference"/>
        </w:rPr>
        <w:commentReference w:id="9013"/>
      </w:r>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commentRangeStart w:id="9039"/>
      <w:r/>
      <w:commentRangeEnd w:id="9039"/>
      <w:r>
        <w:rPr>
          <w:rStyle w:val="CommentReference"/>
        </w:rPr>
        <w:commentReference w:id="9039"/>
      </w:r>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commentRangeStart w:id="9040"/>
      <w:r/>
      <w:commentRangeEnd w:id="9040"/>
      <w:r>
        <w:rPr>
          <w:rStyle w:val="CommentReference"/>
        </w:rPr>
        <w:commentReference w:id="9040"/>
      </w:r>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commentRangeStart w:id="9041"/>
      <w:r/>
      <w:commentRangeEnd w:id="9041"/>
      <w:r>
        <w:rPr>
          <w:rStyle w:val="CommentReference"/>
        </w:rPr>
        <w:commentReference w:id="9041"/>
      </w:r>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commentRangeStart w:id="9042"/>
      <w:r/>
      <w:commentRangeEnd w:id="9042"/>
      <w:r>
        <w:rPr>
          <w:rStyle w:val="CommentReference"/>
        </w:rPr>
        <w:commentReference w:id="9042"/>
      </w:r>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95" w:author="Reviewing Counsel (LargeCo)" w:initials="" w:date="2026-09-01T05:09:40Z">
    <w:p w14:paraId="B8080310">
      <w:pPr>
        <w:pStyle w:val="CommentText"/>
      </w:pPr>
      <w:r>
        <w:rPr>
          <w:rStyle w:val="CommentReference"/>
        </w:rPr>
        <w:annotationRef/>
      </w:r>
      <w:r>
        <w:t>We removed this carve-out because it conflicts with the absolute no-training prohibition in the next sentence of this same warranty — as drafted, it could be read to let written permission override the no-training commitment entirely, which isn't what either sentence intends. No training on LargeCo or candidate data is a bright-line requirement for us on this deal.</w:t>
      </w:r>
    </w:p>
  </w:comment>
  <w:comment w:id="597" w:author="Reviewing Counsel (LargeCo)" w:initials="" w:date="2026-09-01T05:09:40Z">
    <w:p w14:paraId="AE85EFD8">
      <w:pPr>
        <w:pStyle w:val="CommentText"/>
      </w:pPr>
      <w:r>
        <w:rPr>
          <w:rStyle w:val="CommentReference"/>
        </w:rPr>
        <w:annotationRef/>
      </w:r>
      <w:r>
        <w:t>We understand TalentFlow's AI is homegrown, but most homegrown systems still run on third-party compute, base models, or embeddings under the hood. Conditioning this flow-down obligation on Provider actually using third-party AI Technology costs nothing if that's not the case today, and protects us if the underlying stack changes during the pilot.</w:t>
      </w:r>
    </w:p>
  </w:comment>
  <w:comment w:id="599" w:author="Reviewing Counsel (LargeCo)" w:initials="" w:date="2026-09-01T05:09:40Z">
    <w:p w14:paraId="EDA2ED49">
      <w:pPr>
        <w:pStyle w:val="CommentText"/>
      </w:pPr>
      <w:r>
        <w:rPr>
          <w:rStyle w:val="CommentReference"/>
        </w:rPr>
        <w:annotationRef/>
      </w:r>
      <w:r>
        <w:t>Confidentiality protection alone doesn't give us ownership or the ability to enforce IP rights in what TalentFlow generates from our candidate data — since AI Outputs are core work product of this engagement, we need both designations, consistent with the ownership statement in the first sentence of this section.</w:t>
      </w:r>
    </w:p>
  </w:comment>
  <w:comment w:id="601" w:author="Reviewing Counsel (LargeCo)" w:initials="" w:date="2026-09-01T05:09:40Z">
    <w:p w14:paraId="6C93B26A">
      <w:pPr>
        <w:pStyle w:val="CommentText"/>
      </w:pPr>
      <w:r>
        <w:rPr>
          <w:rStyle w:val="CommentReference"/>
        </w:rPr>
        <w:annotationRef/>
      </w:r>
      <w:r>
        <w:t>We lettered this clause so it reads cleanly alongside the additional indemnification triggers we added below.</w:t>
      </w:r>
    </w:p>
  </w:comment>
  <w:comment w:id="603" w:author="Reviewing Counsel (LargeCo)" w:initials="" w:date="2026-09-01T05:09:40Z">
    <w:p w14:paraId="F6A874A3">
      <w:pPr>
        <w:pStyle w:val="CommentText"/>
      </w:pPr>
      <w:r>
        <w:rPr>
          <w:rStyle w:val="CommentReference"/>
        </w:rPr>
        <w:annotationRef/>
      </w:r>
      <w:r>
        <w:t>We also restored LargeCo Affiliates as indemnitees — as a media and entertainment company, LargeCo operates through a number of affiliated brands and entities that could just as easily be the one facing a third-party claim tied to this engagement.</w:t>
      </w:r>
    </w:p>
  </w:comment>
  <w:comment w:id="605" w:author="Reviewing Counsel (LargeCo)" w:initials="" w:date="2026-09-01T05:09:40Z">
    <w:p w14:paraId="72B50466">
      <w:pPr>
        <w:pStyle w:val="CommentText"/>
      </w:pPr>
      <w:r>
        <w:rPr>
          <w:rStyle w:val="CommentReference"/>
        </w:rPr>
        <w:annotationRef/>
      </w:r>
      <w:r>
        <w:t>We restored the express statement that derivative works of our data remain ours, plus the assignment-back mechanic — this matters here because AI Outputs are themselves derivative of the candidate data and job requirements fed into TalentFlow, and we want that ownership chain airtight rather than resting solely on the general ownership sentence above.</w:t>
      </w:r>
    </w:p>
  </w:comment>
  <w:comment w:id="607" w:author="Reviewing Counsel (LargeCo)" w:initials="" w:date="2026-09-01T05:09:40Z">
    <w:p w14:paraId="1D7F2DDC">
      <w:pPr>
        <w:pStyle w:val="CommentText"/>
      </w:pPr>
      <w:r>
        <w:rPr>
          <w:rStyle w:val="CommentReference"/>
        </w:rPr>
        <w:annotationRef/>
      </w:r>
      <w:r>
        <w:t>AI Output ownership doesn't cover everything Provider might create for us under this engagement — implementation work product, configuration, or training materials built specifically for LargeCo need an ownership home too. We scoped this narrowly to work created specifically for us, not Provider's general platform IP, so it shouldn't sweep in anything Provider builds for other customers.</w:t>
      </w:r>
    </w:p>
  </w:comment>
  <w:comment w:id="609" w:author="Reviewing Counsel (LargeCo)" w:initials="" w:date="2026-09-01T05:09:40Z">
    <w:p w14:paraId="5ECA4438">
      <w:pPr>
        <w:pStyle w:val="CommentText"/>
      </w:pPr>
      <w:r>
        <w:rPr>
          <w:rStyle w:val="CommentReference"/>
        </w:rPr>
        <w:annotationRef/>
      </w:r>
      <w:r>
        <w:t>We understand the hope to build on this relationship if the pilot goes well, and we're glad to negotiate future terms when that conversation happens — but this pilot's concessions need to stay scoped to the pilot, not become the floor for whatever comes next.</w:t>
      </w:r>
    </w:p>
  </w:comment>
  <w:comment w:id="611" w:author="Reviewing Counsel (LargeCo)" w:initials="" w:date="2026-09-01T05:09:40Z">
    <w:p w14:paraId="A30CF58E">
      <w:pPr>
        <w:pStyle w:val="CommentText"/>
      </w:pPr>
      <w:r>
        <w:rPr>
          <w:rStyle w:val="CommentReference"/>
        </w:rPr>
        <w:annotationRef/>
      </w:r>
      <w:r>
        <w:t>This standard remedy protects us if AgentCo's confidentiality, AI, or data-security commitments are breached — money damages often can't undo reputational or legal harm from a candidate-data or confidentiality breach, especially once the liability cap applies. No specific concern was raised for removing it, so we're restoring it.</w:t>
      </w:r>
    </w:p>
  </w:comment>
  <w:comment w:id="613" w:author="Reviewing Counsel (LargeCo)" w:initials="" w:date="2026-09-01T05:10:24Z">
    <w:p w14:paraId="537A87B1">
      <w:pPr>
        <w:pStyle w:val="CommentText"/>
      </w:pPr>
      <w:r>
        <w:rPr>
          <w:rStyle w:val="CommentReference"/>
        </w:rPr>
        <w:annotationRef/>
      </w:r>
      <w:r>
        <w:t>Narrowing indemnification to IP infringement alone leaves us without a defend-and-indemnify remedy for the events that matter most on this deal — a confidentiality breach involving candidate data, an unauthorized-training incident, or Provider's own gross negligence. We kept your IP-specific carve-outs (A)-(E) exactly as drafted and confirmed they apply only to the infringement claim, since carve-outs like 'combined with unapproved materials' don't fit a confidentiality or gross-negligence claim.</w:t>
      </w:r>
    </w:p>
  </w:comment>
  <w:comment w:id="615" w:author="Reviewing Counsel (LargeCo)" w:initials="" w:date="2026-09-01T05:12:04Z">
    <w:p w14:paraId="3F79FC9A">
      <w:pPr>
        <w:pStyle w:val="CommentText"/>
      </w:pPr>
      <w:r>
        <w:rPr>
          <w:rStyle w:val="CommentReference"/>
        </w:rPr>
        <w:annotationRef/>
      </w:r>
      <w:r>
        <w:t>Typo cleanup from our prior edit to this clause.</w:t>
      </w:r>
    </w:p>
  </w:comment>
  <w:comment w:id="617" w:author="Reviewing Counsel (LargeCo)" w:initials="" w:date="2026-09-01T05:15:26Z">
    <w:p w14:paraId="93952ADF">
      <w:pPr>
        <w:pStyle w:val="CommentText"/>
      </w:pPr>
      <w:r>
        <w:rPr>
          <w:rStyle w:val="CommentReference"/>
        </w:rPr>
        <w:annotationRef/>
      </w:r>
      <w:r>
        <w:t>Formatting cleanup.</w:t>
      </w:r>
    </w:p>
  </w:comment>
  <w:comment w:id="9004" w:author="Reviewing Counsel (LargeCo)" w:initials="" w:date="2026-09-01T05:19:09Z">
    <w:p w14:paraId="F068B4F3">
      <w:pPr>
        <w:pStyle w:val="CommentText"/>
      </w:pPr>
      <w:r>
        <w:rPr>
          <w:rStyle w:val="CommentReference"/>
        </w:rPr>
        <w:annotationRef/>
      </w:r>
      <w:r>
        <w:t>On the added sentence about AI Inputs/Outputs potentially being similar to other customers' queries and responses: we're fine acknowledging incidental similarity in prompt patterns, but as worded this could be read to strip confidentiality from the actual substance of a query or response any time it resembles another customer's. Can we narrow this to say that mere similarity in form to another customer's input or output doesn't, by itself, cause an AI Input or AI Output to lose its status as LargeCo's Confidential Information?</w:t>
      </w:r>
    </w:p>
  </w:comment>
  <w:comment w:id="9005" w:author="Reviewing Counsel (LargeCo)" w:initials="" w:date="2026-09-01T05:19:10Z">
    <w:p w14:paraId="84EC3338">
      <w:pPr>
        <w:pStyle w:val="CommentText"/>
      </w:pPr>
      <w:r>
        <w:rPr>
          <w:rStyle w:val="CommentReference"/>
        </w:rPr>
        <w:annotationRef/>
      </w:r>
      <w:r>
        <w:t>This definition works as a floor, but given the no-training commitment in Section 2.4 and the IP/confidentiality designation on AI Inputs and Outputs in Section 2.2, we need it explicit that Usage Data never includes and is never derived from AI Inputs, AI Outputs, candidate materials, prompts, notes, or scorecards, even in aggregated form.</w:t>
      </w:r>
    </w:p>
  </w:comment>
  <w:comment w:id="9006" w:author="Reviewing Counsel (LargeCo)" w:initials="" w:date="2026-09-01T05:19:10Z">
    <w:p w14:paraId="A08C0899">
      <w:pPr>
        <w:pStyle w:val="CommentText"/>
      </w:pPr>
      <w:r>
        <w:rPr>
          <w:rStyle w:val="CommentReference"/>
        </w:rPr>
        <w:annotationRef/>
      </w:r>
      <w:r>
        <w:t>Same concern here: 'develop, improve... the Service' sits close enough to 'train or improve the AI' that it creates tension with the absolute no-training warranty in Section 2.4. Can we add that this license doesn't override Section 2.4, and that Usage Data collected under this clause excludes AI Inputs, AI Outputs, and candidate data in any form, aggregated or not?</w:t>
      </w:r>
    </w:p>
  </w:comment>
  <w:comment w:id="9007" w:author="Reviewing Counsel (LargeCo)" w:initials="" w:date="2026-09-01T05:19:10Z">
    <w:p w14:paraId="5C3AF57A">
      <w:pPr>
        <w:pStyle w:val="CommentText"/>
      </w:pPr>
      <w:r>
        <w:rPr>
          <w:rStyle w:val="CommentReference"/>
        </w:rPr>
        <w:annotationRef/>
      </w:r>
      <w:r>
        <w:t>As currently drafted (combining the 'conditioned on compliance' insertion with the surrounding deletions), this sentence no longer reads as a complete grant — we'd like clean language here in the next draft. Substantively, we can accept access being conditioned on our compliance, but only for a material breach that we haven't cured after written notice, not any compliance lapse.</w:t>
      </w:r>
    </w:p>
  </w:comment>
  <w:comment w:id="9008" w:author="Reviewing Counsel (LargeCo)" w:initials="" w:date="2026-09-01T05:19:10Z">
    <w:p w14:paraId="D1CE283E">
      <w:pPr>
        <w:pStyle w:val="CommentText"/>
      </w:pPr>
      <w:r>
        <w:rPr>
          <w:rStyle w:val="CommentReference"/>
        </w:rPr>
        <w:annotationRef/>
      </w:r>
      <w:r>
        <w:t>A few things before we can sign off on this section: (1) the damages exclusion still references 'CATALYST' and 'Client' rather than Provider and LargeCo — that looks like leftover language from a different template that needs to be corrected; (2) we'd like the 5x carve-out to explicitly name breach of the confidentiality, candidate-data-security, and no-training provisions, not just 'data protection obligations,' so there's no dispute later about what that phrase covers; (3) please confirm Provider's indemnification obligations under Section 16 sit outside this cap entirely, consistent with how IP indemnities are usually treated.</w:t>
      </w:r>
    </w:p>
  </w:comment>
  <w:comment w:id="9009" w:author="Reviewing Counsel (LargeCo)" w:initials="" w:date="2026-09-01T05:19:10Z">
    <w:p w14:paraId="1BAC5D71">
      <w:pPr>
        <w:pStyle w:val="CommentText"/>
      </w:pPr>
      <w:r>
        <w:rPr>
          <w:rStyle w:val="CommentReference"/>
        </w:rPr>
        <w:annotationRef/>
      </w:r>
      <w:r>
        <w:t>150 named users across live recruiting workflows will notice a drop from four-nines to 99.5% — that's roughly 3.6 hours of potential downtime a month versus about 5 minutes. We'd like to land at 99.9% given the size of this deployment.</w:t>
      </w:r>
    </w:p>
  </w:comment>
  <w:comment w:id="9010" w:author="Reviewing Counsel (LargeCo)" w:initials="" w:date="2026-09-01T05:19:11Z">
    <w:p w14:paraId="513E800D">
      <w:pPr>
        <w:pStyle w:val="CommentText"/>
      </w:pPr>
      <w:r>
        <w:rPr>
          <w:rStyle w:val="CommentReference"/>
        </w:rPr>
        <w:annotationRef/>
      </w:r>
      <w:r>
        <w:t>Three business days doesn't give our recruiting team much runway to plan around a maintenance window during a high-volume hiring cycle. Can we move this to five business days?</w:t>
      </w:r>
    </w:p>
  </w:comment>
  <w:comment w:id="9011" w:author="Reviewing Counsel (LargeCo)" w:initials="" w:date="2026-09-01T05:19:11Z">
    <w:p w14:paraId="7F4854A6">
      <w:pPr>
        <w:pStyle w:val="CommentText"/>
      </w:pPr>
      <w:r>
        <w:rPr>
          <w:rStyle w:val="CommentReference"/>
        </w:rPr>
        <w:annotationRef/>
      </w:r>
      <w:r>
        <w:t>We can live with a remote-only, business-hours support model for the pilot, but we want to confirm this is still bundled into the pilot fee with no separate support charges, and that on-site or elevated support remains available if we reasonably request it for a critical issue.</w:t>
      </w:r>
    </w:p>
  </w:comment>
  <w:comment w:id="9012" w:author="Reviewing Counsel (LargeCo)" w:initials="" w:date="2026-09-01T05:19:11Z">
    <w:p w14:paraId="5DFA1354">
      <w:pPr>
        <w:pStyle w:val="CommentText"/>
      </w:pPr>
      <w:r>
        <w:rPr>
          <w:rStyle w:val="CommentReference"/>
        </w:rPr>
        <w:annotationRef/>
      </w:r>
      <w:r>
        <w:t>We hear the concern about sharing raw DR test results, but we still need some visibility that testing happened and any gaps got fixed. We've proposed an annual written certification instead of raw results, which shouldn't expose your internal security practices.</w:t>
      </w:r>
    </w:p>
  </w:comment>
  <w:comment w:id="9013" w:author="Reviewing Counsel (LargeCo)" w:initials="" w:date="2026-09-01T05:19:11Z">
    <w:p w14:paraId="748E5EB2">
      <w:pPr>
        <w:pStyle w:val="CommentText"/>
      </w:pPr>
      <w:r>
        <w:rPr>
          <w:rStyle w:val="CommentReference"/>
        </w:rPr>
        <w:annotationRef/>
      </w:r>
      <w:r>
        <w:t>Removing Additional Insured status means we'd have to litigate fault before we can access your CGL coverage directly. This is a standard, low-cost ask for most vendors — can we restore it, scoped to claims arising from the Services if that's helpful?</w:t>
      </w:r>
    </w:p>
  </w:comment>
  <w:comment w:id="9014" w:author="Reviewing Counsel (LargeCo)" w:initials="" w:date="2026-09-01T05:19:11Z">
    <w:p w14:paraId="098F6E3F">
      <w:pPr>
        <w:pStyle w:val="CommentText"/>
      </w:pPr>
      <w:r>
        <w:rPr>
          <w:rStyle w:val="CommentReference"/>
        </w:rPr>
        <w:annotationRef/>
      </w:r>
      <w:r>
        <w:t>M is reasonable for general coverage at this pilot's size, but given the volume of candidate data running through TalentFlow, we'd like Cyber Liability and Professional/Tech E&amp;O held at M, and the claims-made tail period restored to at least two years given data-retention and breach-discovery timelines that can run well past a single year post-termination.</w:t>
      </w:r>
    </w:p>
  </w:comment>
  <w:comment w:id="9015" w:author="Reviewing Counsel (LargeCo)" w:date="2026-09-01T05:19:40Z" w:initials="">
    <w:p w14:paraId="B3B1E011" w14:textId="00000000">
      <w:pPr>
        <w:pStyle w:val="CommentText"/>
      </w:pPr>
      <w:r>
        <w:rPr>
          <w:rStyle w:val="CommentReference"/>
        </w:rPr>
        <w:annotationRef/>
      </w:r>
      <w:r>
        <w:t xml:space="preserve">Understood on the missing clauses — we'll want Governing Law/venue, Assignment, Force Majeure, Waiver, Severability, and Use of Name added before this is complete. Rather than either side unilaterally drafting all six, send over your starting language and we'll turn it around quickly.</w:t>
      </w:r>
    </w:p>
  </w:comment>
  <w:comment w:id="9016" w:author="Reviewing Counsel (LargeCo)" w:date="2026-09-01T05:19:40Z" w:initials="">
    <w:p w14:paraId="D8546B28" w14:textId="00000000">
      <w:pPr>
        <w:pStyle w:val="CommentText"/>
      </w:pPr>
      <w:r>
        <w:rPr>
          <w:rStyle w:val="CommentReference"/>
        </w:rPr>
        <w:annotationRef/>
      </w:r>
      <w:r>
        <w:t xml:space="preserve">Agreed.</w:t>
      </w:r>
    </w:p>
  </w:comment>
  <w:comment w:id="9017" w:author="Reviewing Counsel (LargeCo)" w:date="2026-09-01T05:19:40Z" w:initials="">
    <w:p w14:paraId="323CF094" w14:textId="00000000">
      <w:pPr>
        <w:pStyle w:val="CommentText"/>
      </w:pPr>
      <w:r>
        <w:rPr>
          <w:rStyle w:val="CommentReference"/>
        </w:rPr>
        <w:annotationRef/>
      </w:r>
      <w:r>
        <w:t xml:space="preserve">Agreed, no payment card data is in scope for this pilot.</w:t>
      </w:r>
    </w:p>
  </w:comment>
  <w:comment w:id="9018" w:author="Reviewing Counsel (LargeCo)" w:date="2026-09-01T05:19:41Z" w:initials="">
    <w:p w14:paraId="28EE3A1C" w14:textId="00000000">
      <w:pPr>
        <w:pStyle w:val="CommentText"/>
      </w:pPr>
      <w:r>
        <w:rPr>
          <w:rStyle w:val="CommentReference"/>
        </w:rPr>
        <w:annotationRef/>
      </w:r>
      <w:r>
        <w:t xml:space="preserve">We hear you on Deliverables as a defined, freestanding term, but AI Output ownership doesn't cover implementation or configuration work product outside the AI workflow itself. We added a narrowed ownership clause at Section 5.4 scoped specifically to work Provider creates for LargeCo — see our comment there.</w:t>
      </w:r>
    </w:p>
  </w:comment>
  <w:comment w:id="9019" w:author="Reviewing Counsel (LargeCo)" w:date="2026-09-01T05:19:41Z" w:initials="">
    <w:p w14:paraId="F141DC95" w14:textId="00000000">
      <w:pPr>
        <w:pStyle w:val="CommentText"/>
      </w:pPr>
      <w:r>
        <w:rPr>
          <w:rStyle w:val="CommentReference"/>
        </w:rPr>
        <w:annotationRef/>
      </w:r>
      <w:r>
        <w:t xml:space="preserve">We understand the hope to build on this relationship if the pilot goes well, and we're glad to negotiate future terms when that conversation happens — but this pilot's concessions need to stay scoped to the pilot itself, not become the floor for whatever comes next.</w:t>
      </w:r>
    </w:p>
  </w:comment>
  <w:comment w:id="9020" w:author="Reviewing Counsel (LargeCo)" w:date="2026-09-01T05:19:41Z" w:initials="">
    <w:p w14:paraId="56D9767F" w14:textId="00000000">
      <w:pPr>
        <w:pStyle w:val="CommentText"/>
      </w:pPr>
      <w:r>
        <w:rPr>
          <w:rStyle w:val="CommentReference"/>
        </w:rPr>
        <w:annotationRef/>
      </w:r>
      <w:r>
        <w:t xml:space="preserve">Understood on the homegrown system — we conditioned the flow-down obligation on Provider actually using third-party AI Technology, so it only applies if that changes.</w:t>
      </w:r>
    </w:p>
  </w:comment>
  <w:comment w:id="9021" w:author="Reviewing Counsel (LargeCo)" w:date="2026-09-01T05:19:41Z" w:initials="">
    <w:p w14:paraId="C6634C5A" w14:textId="00000000">
      <w:pPr>
        <w:pStyle w:val="CommentText"/>
      </w:pPr>
      <w:r>
        <w:rPr>
          <w:rStyle w:val="CommentReference"/>
        </w:rPr>
        <w:annotationRef/>
      </w:r>
      <w:r>
        <w:t xml:space="preserve">Agreed that Provider keeps ownership of its own platform IP — that's standard, and we're not asking for a grant-back on Provider Technology generally. That's separate from Section 5.4 (Deliverables), which covers configuration, integration, or other work product Provider creates specifically for us — see our comment there.</w:t>
      </w:r>
    </w:p>
  </w:comment>
  <w:comment w:id="9022" w:author="Reviewing Counsel (LargeCo)" w:date="2026-09-01T05:19:41Z" w:initials="">
    <w:p w14:paraId="5B395139" w14:textId="00000000">
      <w:pPr>
        <w:pStyle w:val="CommentText"/>
      </w:pPr>
      <w:r>
        <w:rPr>
          <w:rStyle w:val="CommentReference"/>
        </w:rPr>
        <w:annotationRef/>
      </w:r>
      <w:r>
        <w:t xml:space="preserve">This still matters for us even without a separate Deliverables regime — AI Outputs are themselves derivative of the candidate data and job requirements we feed into TalentFlow, so we need the express statement that derivative works of our data stay ours, plus the assignment-back mechanic, rather than resting on the general ownership sentence alone.</w:t>
      </w:r>
    </w:p>
  </w:comment>
  <w:comment w:id="9023" w:author="Reviewing Counsel (LargeCo)" w:date="2026-09-01T05:19:41Z" w:initials="">
    <w:p w14:paraId="C853B9FD" w14:textId="00000000">
      <w:pPr>
        <w:pStyle w:val="CommentText"/>
      </w:pPr>
      <w:r>
        <w:rPr>
          <w:rStyle w:val="CommentReference"/>
        </w:rPr>
        <w:annotationRef/>
      </w:r>
      <w:r>
        <w:t xml:space="preserve">AI Output ownership doesn't reach implementation work product, configuration, or training materials Provider might build specifically for us. We narrowed Deliverables to just that category so it doesn't sweep in Provider's general platform IP.</w:t>
      </w:r>
    </w:p>
  </w:comment>
  <w:comment w:id="9024" w:author="Reviewing Counsel (LargeCo)" w:date="2026-09-01T05:19:42Z" w:initials="">
    <w:p w14:paraId="4F567AB7" w14:textId="00000000">
      <w:pPr>
        <w:pStyle w:val="CommentText"/>
      </w:pPr>
      <w:r>
        <w:rPr>
          <w:rStyle w:val="CommentReference"/>
        </w:rPr>
        <w:annotationRef/>
      </w:r>
      <w:r>
        <w:t xml:space="preserve">That works for us — please draft the 180-day cutoff back in with a carve-out for invoices under active dispute.</w:t>
      </w:r>
    </w:p>
  </w:comment>
  <w:comment w:id="9025" w:author="Reviewing Counsel (LargeCo)" w:date="2026-09-01T05:19:42Z" w:initials="">
    <w:p w14:paraId="024E87BC" w14:textId="00000000">
      <w:pPr>
        <w:pStyle w:val="CommentText"/>
      </w:pPr>
      <w:r>
        <w:rPr>
          <w:rStyle w:val="CommentReference"/>
        </w:rPr>
        <w:annotationRef/>
      </w:r>
      <w:r>
        <w:t xml:space="preserve">We can't limit indemnification to IP infringement alone — that leaves us without a defend-and-indemnify remedy for a confidentiality breach involving candidate data, an unauthorized-training incident, or your own gross negligence, which are the scenarios that matter most on this deal. We added those back as triggers and left your IP-specific carve-outs untouched.</w:t>
      </w:r>
    </w:p>
  </w:comment>
  <w:comment w:id="9026" w:author="Reviewing Counsel (LargeCo)" w:date="2026-09-01T05:19:42Z" w:initials="">
    <w:p w14:paraId="0AC4F813" w14:textId="00000000">
      <w:pPr>
        <w:pStyle w:val="CommentText"/>
      </w:pPr>
      <w:r>
        <w:rPr>
          <w:rStyle w:val="CommentReference"/>
        </w:rPr>
        <w:annotationRef/>
      </w:r>
      <w:r>
        <w:t xml:space="preserve">That's a fair compromise for the pilot — critical-severity escalation plans are the ones that matter operationally. Let's get that written into the Agreement rather than left as a side understanding.</w:t>
      </w:r>
    </w:p>
  </w:comment>
  <w:comment w:id="9027" w:author="Reviewing Counsel (LargeCo)" w:date="2026-09-01T05:19:42Z" w:initials="">
    <w:p w14:paraId="CF094547" w14:textId="00000000">
      <w:pPr>
        <w:pStyle w:val="CommentText"/>
      </w:pPr>
      <w:r>
        <w:rPr>
          <w:rStyle w:val="CommentReference"/>
        </w:rPr>
        <w:annotationRef/>
      </w:r>
      <w:r>
        <w:t xml:space="preserve">Tying credits solely to Uptime leaves us with no financial backstop if Provider consistently misses Response Times or the Recovery Commitment, even though those are Service Commitments too. We'd like a modest automatic credit restored for Response Time and Recovery Commitment misses, not just Uptime.</w:t>
      </w:r>
    </w:p>
  </w:comment>
  <w:comment w:id="9028" w:author="Reviewing Counsel (LargeCo)" w:date="2026-09-01T05:19:42Z" w:initials="">
    <w:p w14:paraId="33C42930" w14:textId="00000000">
      <w:pPr>
        <w:pStyle w:val="CommentText"/>
      </w:pPr>
      <w:r>
        <w:rPr>
          <w:rStyle w:val="CommentReference"/>
        </w:rPr>
        <w:annotationRef/>
      </w:r>
      <w:r>
        <w:t xml:space="preserve">See our comment above proposing an annual certification in place of raw test results — that should address the concern while still giving us some assurance testing actually happened.</w:t>
      </w:r>
    </w:p>
  </w:comment>
  <w:comment w:id="9029" w:author="Reviewing Counsel (LargeCo)" w:date="2026-09-01T05:19:43Z" w:initials="">
    <w:p w14:paraId="74CCA08C" w14:textId="00000000">
      <w:pPr>
        <w:pStyle w:val="CommentText"/>
      </w:pPr>
      <w:r>
        <w:rPr>
          <w:rStyle w:val="CommentReference"/>
        </w:rPr>
        <w:annotationRef/>
      </w:r>
      <w:r>
        <w:t xml:space="preserve">Agreed that a single SLA miss shouldn't trigger immediate no-liability termination. We'd support a defined trigger instead — for example, missing the Uptime Commitment in any 3 months within a rolling 6-month period, or any single outage lasting more than 24 consecutive hours.</w:t>
      </w:r>
    </w:p>
  </w:comment>
  <w:comment w:id="9030" w:author="Reviewing Counsel (LargeCo)" w:date="2026-09-01T05:19:43Z" w:initials="">
    <w:p w14:paraId="AE3F29B2" w14:textId="00000000">
      <w:pPr>
        <w:pStyle w:val="CommentText"/>
      </w:pPr>
      <w:r>
        <w:rPr>
          <w:rStyle w:val="CommentReference"/>
        </w:rPr>
        <w:annotationRef/>
      </w:r>
      <w:r>
        <w:t xml:space="preserve">Agreed the media-specific description isn't relevant to an HR/recruiting tool — no objection to removing it.</w:t>
      </w:r>
    </w:p>
  </w:comment>
  <w:comment w:id="9031" w:author="Reviewing Counsel (LargeCo)" w:date="2026-09-01T05:19:43Z" w:initials="">
    <w:p w14:paraId="6190D351" w14:textId="00000000">
      <w:pPr>
        <w:pStyle w:val="CommentText"/>
      </w:pPr>
      <w:r>
        <w:rPr>
          <w:rStyle w:val="CommentReference"/>
        </w:rPr>
        <w:annotationRef/>
      </w:r>
      <w:r>
        <w:t xml:space="preserve">Agreed, not applicable to a SaaS engagement.</w:t>
      </w:r>
    </w:p>
  </w:comment>
  <w:comment w:id="9032" w:author="Reviewing Counsel (LargeCo)" w:date="2026-09-01T05:19:43Z" w:initials="">
    <w:p w14:paraId="1EB6428F" w14:textId="00000000">
      <w:pPr>
        <w:pStyle w:val="CommentText"/>
      </w:pPr>
      <w:r>
        <w:rPr>
          <w:rStyle w:val="CommentReference"/>
        </w:rPr>
        <w:annotationRef/>
      </w:r>
      <w:r>
        <w:t xml:space="preserve">Once Additional Insured status is restored (see our comment on that section), we'd also want access to the full policy limits or the Agreement's limits, whichever is greater — that's standard for additional insureds.</w:t>
      </w:r>
    </w:p>
  </w:comment>
  <w:comment w:id="9033" w:author="Reviewing Counsel (LargeCo)" w:date="2026-09-01T05:19:43Z" w:initials="">
    <w:p w14:paraId="6975ED8B" w14:textId="00000000">
      <w:pPr>
        <w:pStyle w:val="CommentText"/>
      </w:pPr>
      <w:r>
        <w:rPr>
          <w:rStyle w:val="CommentReference"/>
        </w:rPr>
        <w:annotationRef/>
      </w:r>
      <w:r>
        <w:t xml:space="preserve">SOC 2 delivery is a helpful supplement, but it can't be the sole substitute for contractual commitments on breach-notice timing, encryption specificity, and deletion/retention — see our comments through this section on where we need the DPA to go further for this deal.</w:t>
      </w:r>
    </w:p>
  </w:comment>
  <w:comment w:id="9034" w:author="Reviewing Counsel (LargeCo)" w:date="2026-09-01T05:19:43Z" w:initials="">
    <w:p w14:paraId="BC130397" w14:textId="00000000">
      <w:pPr>
        <w:pStyle w:val="CommentText"/>
      </w:pPr>
      <w:r>
        <w:rPr>
          <w:rStyle w:val="CommentReference"/>
        </w:rPr>
        <w:annotationRef/>
      </w:r>
      <w:r>
        <w:t xml:space="preserve">Agreed, consistent with removing the PCI DSS references earlier in the Agreement.</w:t>
      </w:r>
    </w:p>
  </w:comment>
  <w:comment w:id="9035" w:author="Reviewing Counsel (LargeCo)" w:date="2026-09-01T05:19:44Z" w:initials="">
    <w:p w14:paraId="828F215B" w14:textId="00000000">
      <w:pPr>
        <w:pStyle w:val="CommentText"/>
      </w:pPr>
      <w:r>
        <w:rPr>
          <w:rStyle w:val="CommentReference"/>
        </w:rPr>
        <w:annotationRef/>
      </w:r>
      <w:r>
        <w:t xml:space="preserve">That works for the pilot — a warranty that background checks were performed is sufficient; we don't need the underlying files.</w:t>
      </w:r>
    </w:p>
  </w:comment>
  <w:comment w:id="9036" w:author="Reviewing Counsel (LargeCo)" w:initials="" w:date="2026-09-01T05:20:09Z">
    <w:p w14:paraId="F87A7CAB">
      <w:pPr>
        <w:pStyle w:val="CommentText"/>
      </w:pPr>
      <w:r>
        <w:rPr>
          <w:rStyle w:val="CommentReference"/>
        </w:rPr>
        <w:annotationRef/>
      </w:r>
      <w:r>
        <w:t>We understand Resolution Times aren't something you'll commit to as a hard SLA metric (per your comment on the response/resolution table), but without any resolution commitment at all, 'Support' has no backstop for how long a problem can actually persist. Could we get resolution-time targets — even without a financial credit attached — alongside the Response Times you have committed to?</w:t>
      </w:r>
    </w:p>
  </w:comment>
  <w:comment w:id="9037" w:author="Reviewing Counsel (LargeCo)" w:date="2026-09-01T05:20:09Z" w:initials="">
    <w:p w14:paraId="009BB5E2" w14:textId="00000000">
      <w:pPr>
        <w:pStyle w:val="CommentText"/>
      </w:pPr>
      <w:r>
        <w:rPr>
          <w:rStyle w:val="CommentReference"/>
        </w:rPr>
        <w:annotationRef/>
      </w:r>
      <w:r>
        <w:t xml:space="preserve">Agreed, these are reasonable and standard.</w:t>
      </w:r>
    </w:p>
  </w:comment>
  <w:comment w:id="9038" w:author="Reviewing Counsel (LargeCo)" w:date="2026-09-01T05:20:09Z" w:initials="">
    <w:p w14:paraId="AB969626" w14:textId="00000000">
      <w:pPr>
        <w:pStyle w:val="CommentText"/>
      </w:pPr>
      <w:r>
        <w:rPr>
          <w:rStyle w:val="CommentReference"/>
        </w:rPr>
        <w:annotationRef/>
      </w:r>
      <w:r>
        <w:t xml:space="preserve">This ties directly to our comments on the Usage Data definition and license earlier in the Agreement (Sections 1 and 2) — however this gets resolved, we need Usage Data collection to exclude AI Inputs, AI Outputs, and candidate data in any form, and to not conflict with the no-training warranty.</w:t>
      </w:r>
    </w:p>
  </w:comment>
  <w:comment w:id="9039" w:author="Reviewing Counsel (LargeCo)" w:initials="" w:date="2026-09-01T05:20:19Z">
    <w:p w14:paraId="BAED07F1">
      <w:pPr>
        <w:pStyle w:val="CommentText"/>
      </w:pPr>
      <w:r>
        <w:rPr>
          <w:rStyle w:val="CommentReference"/>
        </w:rPr>
        <w:annotationRef/>
      </w:r>
      <w:r>
        <w:t>We need this to commit to a specific security baseline rather than the generic 'commercially reasonable' standard — at minimum, encryption of Customer Data at rest and in transit (256-bit minimum), role-based access control, SSO for administrative access, and a contractual (not just offered) commitment to provide SOC 2 or equivalent evidence annually.</w:t>
      </w:r>
    </w:p>
  </w:comment>
  <w:comment w:id="9040" w:author="Reviewing Counsel (LargeCo)" w:initials="" w:date="2026-09-01T05:20:20Z">
    <w:p w14:paraId="4865E811">
      <w:pPr>
        <w:pStyle w:val="CommentText"/>
      </w:pPr>
      <w:r>
        <w:rPr>
          <w:rStyle w:val="CommentReference"/>
        </w:rPr>
        <w:annotationRef/>
      </w:r>
      <w:r>
        <w:t>This needs a numeric deadline, not just 'without undue delay' — given how sensitive a candidate-data incident is for us, we need notice within 24 hours of AgentCo becoming aware of a Personal Data Breach, with best efforts to notify within 8 hours. We'd also want this section to cross-reference cooperation on investigation and remediation, not leave breach response entirely open-ended.</w:t>
      </w:r>
    </w:p>
  </w:comment>
  <w:comment w:id="9041" w:author="Reviewing Counsel (LargeCo)" w:initials="" w:date="2026-09-01T05:20:20Z">
    <w:p w14:paraId="F7ED2CF9">
      <w:pPr>
        <w:pStyle w:val="CommentText"/>
      </w:pPr>
      <w:r>
        <w:rPr>
          <w:rStyle w:val="CommentReference"/>
        </w:rPr>
        <w:annotationRef/>
      </w:r>
      <w:r>
        <w:t>Once-a-year, Customer-paid, summary-only audit rights are workable for a pilot, but we'd like this section to also make SOC 2 (or equivalent) delivery a contractual obligation rather than something offered informally, and to confirm a summary report is only an acceptable substitute for a full audit if it actually addresses the areas we're auditing — security controls, sub-processor list, and data handling.</w:t>
      </w:r>
    </w:p>
  </w:comment>
  <w:comment w:id="9042" w:author="Reviewing Counsel (LargeCo)" w:initials="" w:date="2026-09-01T05:20:20Z">
    <w:p w14:paraId="D4F2DE2D">
      <w:pPr>
        <w:pStyle w:val="CommentText"/>
      </w:pPr>
      <w:r>
        <w:rPr>
          <w:rStyle w:val="CommentReference"/>
        </w:rPr>
        <w:annotationRef/>
      </w:r>
      <w:r>
        <w:t>Right now our only remedy if we object to a new Sub-Processor and can't reach resolution is to terminate the Agreement entirely — that's a significant overcorrection for what might be a narrow concern about one vendor. Could we add a right to suspend use of the specific feature that depends on the objected-to Sub-Processor while the parties work it out, rather than an all-or-nothing termination?</w:t>
      </w:r>
    </w:p>
  </w:comment>
  <w:comment w:id="9043" w:author="Reviewing Counsel (LargeCo)" w:initials="" w:date="2026-09-01T05:20:44Z">
    <w:p w14:paraId="E1CD9576">
      <w:pPr>
        <w:pStyle w:val="CommentText"/>
      </w:pPr>
      <w:r>
        <w:rPr>
          <w:rStyle w:val="CommentReference"/>
        </w:rPr>
        <w:annotationRef/>
      </w:r>
      <w:r>
        <w:t>We restored the hard cap on data loss — 'as close to real-time as commercially practicable' with no outer bound isn't something we can measure or enforce, and candidate-data loss during a live hiring cycle is exactly the kind of risk this exhibit is supposed to cover.</w:t>
      </w:r>
    </w:p>
  </w:comment>
  <w:comment w:id="9044" w:author="Reviewing Counsel (LargeCo)" w:initials="" w:date="2026-09-01T05:20:49Z">
    <w:p w14:paraId="54767E3C">
      <w:pPr>
        <w:pStyle w:val="CommentText"/>
      </w:pPr>
      <w:r>
        <w:rPr>
          <w:rStyle w:val="CommentReference"/>
        </w:rPr>
        <w:annotationRef/>
      </w:r>
      <w:r>
        <w:t>We understand you don't want to share raw test results or internal security details, and this compromise avoids that — an annual written certification that testing happened and any gaps got fixed, without exposing your internal practices.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B3B1E011" w15:paraIdParent="08F5070C" w15:done="0"/>
  <w15:commentEx w15:paraId="D8546B28" w15:paraIdParent="56E992B5" w15:done="0"/>
  <w15:commentEx w15:paraId="323CF094" w15:paraIdParent="0EC9ADC9" w15:done="0"/>
  <w15:commentEx w15:paraId="28EE3A1C" w15:paraIdParent="04F6789A" w15:done="0"/>
  <w15:commentEx w15:paraId="F141DC95" w15:paraIdParent="24324551" w15:done="0"/>
  <w15:commentEx w15:paraId="56D9767F" w15:paraIdParent="5F27FA7C" w15:done="0"/>
  <w15:commentEx w15:paraId="C6634C5A" w15:paraIdParent="09F56475" w15:done="0"/>
  <w15:commentEx w15:paraId="5B395139" w15:paraIdParent="19B97694" w15:done="0"/>
  <w15:commentEx w15:paraId="C853B9FD" w15:paraIdParent="0F7D224F" w15:done="0"/>
  <w15:commentEx w15:paraId="4F567AB7" w15:paraIdParent="4D5DB5A1" w15:done="0"/>
  <w15:commentEx w15:paraId="024E87BC" w15:paraIdParent="56469198" w15:done="0"/>
  <w15:commentEx w15:paraId="0AC4F813" w15:paraIdParent="1090FD39" w15:done="0"/>
  <w15:commentEx w15:paraId="CF094547" w15:paraIdParent="274A9E78" w15:done="0"/>
  <w15:commentEx w15:paraId="33C42930" w15:paraIdParent="0AE688A8" w15:done="0"/>
  <w15:commentEx w15:paraId="74CCA08C" w15:paraIdParent="15B16A90" w15:done="0"/>
  <w15:commentEx w15:paraId="AE3F29B2" w15:paraIdParent="36EE3FB2" w15:done="0"/>
  <w15:commentEx w15:paraId="6190D351" w15:paraIdParent="49A74877" w15:done="0"/>
  <w15:commentEx w15:paraId="1EB6428F" w15:paraIdParent="16815F18" w15:done="0"/>
  <w15:commentEx w15:paraId="6975ED8B" w15:paraIdParent="5146C955" w15:done="0"/>
  <w15:commentEx w15:paraId="BC130397" w15:paraIdParent="09CC0E9B" w15:done="0"/>
  <w15:commentEx w15:paraId="828F215B" w15:paraIdParent="44271B3A" w15:done="0"/>
  <w15:commentEx w15:paraId="009BB5E2" w15:paraIdParent="09DA078B" w15:done="0"/>
  <w15:commentEx w15:paraId="AB969626" w15:paraIdParent="272E0F22"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