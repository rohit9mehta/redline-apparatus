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Pr="00836967" w:rsidRDefault="00A946E9">
      <w:pPr>
        <w:spacing w:after="120" w:line="276" w:lineRule="auto"/>
        <w:jc w:val="both"/>
        <w:rPr>
          <w:rFonts w:ascii="Times New Roman" w:hAnsi="Times New Roman" w:cs="Times New Roman"/>
          <w:b/>
          <w:bCs/>
        </w:rPr>
      </w:pPr>
      <w:proofErr w:type="spellStart"/>
      <w:r w:rsidRPr="00836967">
        <w:rPr>
          <w:rFonts w:ascii="Times New Roman" w:hAnsi="Times New Roman" w:cs="Times New Roman"/>
          <w:b/>
          <w:bCs/>
        </w:rPr>
        <w:t>AgentCo</w:t>
      </w:r>
      <w:proofErr w:type="spellEnd"/>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57EF3C39" w14:textId="77777777" w:rsidR="00A946E9" w:rsidRPr="00836967" w:rsidRDefault="00A946E9">
      <w:pPr>
        <w:spacing w:after="120" w:line="276" w:lineRule="auto"/>
        <w:jc w:val="both"/>
        <w:rPr>
          <w:rFonts w:ascii="Times New Roman" w:hAnsi="Times New Roman" w:cs="Times New Roman"/>
          <w:b/>
          <w:bCs/>
        </w:rPr>
      </w:pP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 xml:space="preserve">entered into by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and </w:t>
      </w:r>
      <w:proofErr w:type="gramStart"/>
      <w:r w:rsidR="00254DC4" w:rsidRPr="00836967">
        <w:rPr>
          <w:rFonts w:ascii="Times New Roman" w:hAnsi="Times New Roman" w:cs="Times New Roman"/>
        </w:rPr>
        <w:t>Customer, and</w:t>
      </w:r>
      <w:proofErr w:type="gramEnd"/>
      <w:r w:rsidR="00254DC4" w:rsidRPr="00836967">
        <w:rPr>
          <w:rFonts w:ascii="Times New Roman" w:hAnsi="Times New Roman" w:cs="Times New Roman"/>
        </w:rPr>
        <w:t xml:space="preserve">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329C3BB1"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r w:rsidR="00254DC4" w:rsidRPr="00836967">
        <w:rPr>
          <w:rFonts w:ascii="Times New Roman" w:hAnsi="Times New Roman" w:cs="Times New Roman"/>
        </w:rPr>
        <w:t>Customer's use of the Service constitutes the parties' acceptance of, and agreement to be bound by, (</w:t>
      </w:r>
      <w:proofErr w:type="spellStart"/>
      <w:r w:rsidR="00254DC4" w:rsidRPr="00836967">
        <w:rPr>
          <w:rFonts w:ascii="Times New Roman" w:hAnsi="Times New Roman" w:cs="Times New Roman"/>
        </w:rPr>
        <w:t>i</w:t>
      </w:r>
      <w:proofErr w:type="spellEnd"/>
      <w:r w:rsidR="00254DC4" w:rsidRPr="00836967">
        <w:rPr>
          <w:rFonts w:ascii="Times New Roman" w:hAnsi="Times New Roman" w:cs="Times New Roman"/>
        </w:rPr>
        <w:t>) this Agreement and (ii) the Data Processing Addendum (the “DPA”) set forth at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CDE97E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w:t>
      </w:r>
      <w:proofErr w:type="spellStart"/>
      <w:r w:rsidRPr="00836967">
        <w:rPr>
          <w:rFonts w:ascii="Times New Roman" w:hAnsi="Times New Roman" w:cs="Times New Roman"/>
        </w:rPr>
        <w:t>i</w:t>
      </w:r>
      <w:proofErr w:type="spellEnd"/>
      <w:r w:rsidRPr="00836967">
        <w:rPr>
          <w:rFonts w:ascii="Times New Roman" w:hAnsi="Times New Roman" w:cs="Times New Roman"/>
        </w:rPr>
        <w:t>) controls, is controlled by, or is under common control other than (ii) any portfolio company, investment vehicle, or other entity in which a party or any of its Affiliates holds an ownership interest only as a passive investor.</w:t>
      </w:r>
    </w:p>
    <w:p w14:paraId="3856F50C" w14:textId="43B86829" w:rsidR="00B50F18" w:rsidRPr="00836967" w:rsidRDefault="00B50F18"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Pr="00836967">
        <w:rPr>
          <w:rFonts w:ascii="Times New Roman" w:hAnsi="Times New Roman" w:cs="Times New Roman"/>
        </w:rPr>
        <w:t>2</w:t>
      </w:r>
      <w:r w:rsidRPr="00836967">
        <w:rPr>
          <w:rFonts w:ascii="Times New Roman" w:hAnsi="Times New Roman" w:cs="Times New Roman"/>
        </w:rPr>
        <w: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means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AI Corporation, a Delaware corporation, together with its Affiliates.</w:t>
      </w:r>
    </w:p>
    <w:p w14:paraId="08EAC13A" w14:textId="429A101D" w:rsidR="005F3DF9" w:rsidRPr="00836967" w:rsidRDefault="00254DC4" w:rsidP="005F3DF9">
      <w:pPr>
        <w:spacing w:after="120" w:line="276" w:lineRule="auto"/>
        <w:ind w:left="720" w:hanging="540"/>
        <w:jc w:val="both"/>
        <w:rPr>
          <w:rFonts w:ascii="Times New Roman" w:hAnsi="Times New Roman" w:cs="Times New Roman"/>
        </w:rPr>
      </w:pPr>
      <w:commentRangeStart w:id="3"/>
      <w:r w:rsidRPr="00836967">
        <w:rPr>
          <w:rFonts w:ascii="Times New Roman" w:hAnsi="Times New Roman" w:cs="Times New Roman"/>
        </w:rPr>
        <w:t>2.</w:t>
      </w:r>
      <w:r w:rsidR="00836967">
        <w:rPr>
          <w:rFonts w:ascii="Times New Roman" w:hAnsi="Times New Roman" w:cs="Times New Roman"/>
        </w:rPr>
        <w:t>3</w:t>
      </w:r>
      <w:r>
        <w:t xml:space="preserve">. “Basic Service” means </w:t>
      </w:r>
      <w:commentRangeEnd w:id="3"/>
      <w:r>
        <w:rPr>
          <w:rStyle w:val="CommentReference"/>
        </w:rPr>
        <w:commentReference w:id="3"/>
      </w:r>
      <w:del w:id="1" w:author="Reviewing Counsel (LargeCo)" w:date="2026-09-01T07:42:11Z">
        <w:r>
          <w:delText>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delText>
        </w:r>
      </w:del>
      <w:ins w:id="2" w:author="Reviewing Counsel (LargeCo)" w:date="2026-09-01T07:42:11Z">
        <w:r>
          <w:t>the candidate-material summarization and interview-note drafting functionality of the Service made available to Customer under these Terms, under which Authorized Users submit Input and receive Output for those two approved workflows. The Basic Service excludes any other feature, including custom workflows, ATS/HRIS integrations, automated candidate screening, candidate scoring or ranking, assessments, background checks, payroll or benefits functionality, and third-party integrations, each of which requires a separate Order Form and Customer's prior written approval.</w:t>
        </w:r>
      </w:ins>
    </w:p>
    <w:p w14:paraId="71312B23" w14:textId="74764699"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4</w:t>
      </w:r>
      <w:r w:rsidRPr="00836967">
        <w:rPr>
          <w:rFonts w:ascii="Times New Roman" w:hAnsi="Times New Roman" w:cs="Times New Roman"/>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6</w:t>
      </w:r>
      <w:r w:rsidRPr="00836967">
        <w:rPr>
          <w:rFonts w:ascii="Times New Roman" w:hAnsi="Times New Roman" w:cs="Times New Roman"/>
        </w:rPr>
        <w:t>. “Content”</w:t>
      </w:r>
      <w:r w:rsidR="005F3DF9" w:rsidRPr="00836967">
        <w:rPr>
          <w:rFonts w:ascii="Times New Roman" w:hAnsi="Times New Roman" w:cs="Times New Roman"/>
        </w:rPr>
        <w:t xml:space="preserve"> means Input and Output.</w:t>
      </w:r>
    </w:p>
    <w:p w14:paraId="0650D41B" w14:textId="48C301D6" w:rsidR="005F3DF9" w:rsidRPr="00836967" w:rsidRDefault="00744BFF" w:rsidP="00744BFF">
      <w:pPr>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7</w:t>
      </w:r>
      <w:r w:rsidRPr="00836967">
        <w:rPr>
          <w:rFonts w:ascii="Times New Roman" w:hAnsi="Times New Roman" w:cs="Times New Roman"/>
        </w:rPr>
        <w:t xml:space="preserve">. “Customer” means the organization or entity </w:t>
      </w:r>
      <w:r w:rsidR="00254DC4" w:rsidRPr="00836967">
        <w:rPr>
          <w:rFonts w:ascii="Times New Roman" w:hAnsi="Times New Roman" w:cs="Times New Roman"/>
        </w:rPr>
        <w:t>contracting for use of the Service</w:t>
      </w:r>
      <w:r w:rsidRPr="00836967">
        <w:rPr>
          <w:rFonts w:ascii="Times New Roman" w:hAnsi="Times New Roman" w:cs="Times New Roman"/>
        </w:rPr>
        <w:t>.</w:t>
      </w:r>
    </w:p>
    <w:p w14:paraId="0A255DC9" w14:textId="77777777" w:rsidR="00744BFF" w:rsidRPr="00836967" w:rsidRDefault="00744BFF" w:rsidP="00744BFF">
      <w:pPr>
        <w:rPr>
          <w:rFonts w:ascii="Times New Roman" w:hAnsi="Times New Roman" w:cs="Times New Roman"/>
        </w:rPr>
      </w:pPr>
    </w:p>
    <w:p w14:paraId="0D97BED3" w14:textId="7C2A4462"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8</w:t>
      </w:r>
      <w:r w:rsidRPr="00836967">
        <w:rPr>
          <w:rFonts w:ascii="Times New Roman" w:hAnsi="Times New Roman" w:cs="Times New Roman"/>
        </w:rPr>
        <w:t>. “Documentation”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 xml:space="preserve">written materials describing use of the Service that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makes available to Customer</w:t>
      </w:r>
      <w:r w:rsidR="005F3DF9" w:rsidRPr="00836967">
        <w:rPr>
          <w:rFonts w:ascii="Times New Roman" w:hAnsi="Times New Roman" w:cs="Times New Roman"/>
        </w:rPr>
        <w:t>.</w:t>
      </w:r>
    </w:p>
    <w:p w14:paraId="11804FF7" w14:textId="11105103"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9</w:t>
      </w:r>
      <w:r w:rsidRPr="00836967">
        <w:rPr>
          <w:rFonts w:ascii="Times New Roman" w:hAnsi="Times New Roman" w:cs="Times New Roman"/>
        </w:rPr>
        <w:t>. “Effective Date”</w:t>
      </w:r>
      <w:r w:rsidR="005F3DF9" w:rsidRPr="00836967">
        <w:rPr>
          <w:rFonts w:ascii="Times New Roman" w:hAnsi="Times New Roman" w:cs="Times New Roman"/>
        </w:rPr>
        <w:t xml:space="preserve"> means the </w:t>
      </w:r>
      <w:r w:rsidR="00254DC4" w:rsidRPr="00836967">
        <w:rPr>
          <w:rFonts w:ascii="Times New Roman" w:hAnsi="Times New Roman" w:cs="Times New Roman"/>
        </w:rPr>
        <w:t>earlier of (</w:t>
      </w:r>
      <w:proofErr w:type="spellStart"/>
      <w:r w:rsidR="00254DC4" w:rsidRPr="00836967">
        <w:rPr>
          <w:rFonts w:ascii="Times New Roman" w:hAnsi="Times New Roman" w:cs="Times New Roman"/>
        </w:rPr>
        <w:t>i</w:t>
      </w:r>
      <w:proofErr w:type="spellEnd"/>
      <w:r w:rsidR="00254DC4" w:rsidRPr="00836967">
        <w:rPr>
          <w:rFonts w:ascii="Times New Roman" w:hAnsi="Times New Roman" w:cs="Times New Roman"/>
        </w:rPr>
        <w:t>) the date on which Customer first uses the Service and (ii) the effective date of the first Order Form that references</w:t>
      </w:r>
      <w:r w:rsidR="005F3DF9" w:rsidRPr="00836967">
        <w:rPr>
          <w:rFonts w:ascii="Times New Roman" w:hAnsi="Times New Roman" w:cs="Times New Roman"/>
        </w:rPr>
        <w:t xml:space="preserve"> this Agreement.</w:t>
      </w:r>
    </w:p>
    <w:p w14:paraId="464E05B4" w14:textId="05FE7A2F"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10</w:t>
      </w:r>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xml:space="preserve">, enhancement request, recommendation, correction, or other feedback that Customer provides to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concerning </w:t>
      </w:r>
      <w:proofErr w:type="spellStart"/>
      <w:r w:rsidR="00254DC4" w:rsidRPr="00836967">
        <w:rPr>
          <w:rFonts w:ascii="Times New Roman" w:hAnsi="Times New Roman" w:cs="Times New Roman"/>
        </w:rPr>
        <w:t>AgentCo's</w:t>
      </w:r>
      <w:proofErr w:type="spellEnd"/>
      <w:r w:rsidR="00254DC4" w:rsidRPr="00836967">
        <w:rPr>
          <w:rFonts w:ascii="Times New Roman" w:hAnsi="Times New Roman" w:cs="Times New Roman"/>
        </w:rPr>
        <w:t xml:space="preserve"> </w:t>
      </w:r>
      <w:proofErr w:type="gramStart"/>
      <w:r w:rsidR="00254DC4" w:rsidRPr="00836967">
        <w:rPr>
          <w:rFonts w:ascii="Times New Roman" w:hAnsi="Times New Roman" w:cs="Times New Roman"/>
        </w:rPr>
        <w:t>offerings, but</w:t>
      </w:r>
      <w:proofErr w:type="gramEnd"/>
      <w:r w:rsidR="005F3DF9" w:rsidRPr="00836967">
        <w:rPr>
          <w:rFonts w:ascii="Times New Roman" w:hAnsi="Times New Roman" w:cs="Times New Roman"/>
        </w:rPr>
        <w:t xml:space="preserve"> excludes Customer Data and Content.</w:t>
      </w:r>
    </w:p>
    <w:p w14:paraId="6FEB777E" w14:textId="7A5C0326"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B50F18" w:rsidRPr="00836967">
        <w:rPr>
          <w:rFonts w:ascii="Times New Roman" w:hAnsi="Times New Roman" w:cs="Times New Roman"/>
        </w:rPr>
        <w:t>1</w:t>
      </w:r>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ed by a user to the Service.</w:t>
      </w:r>
    </w:p>
    <w:p w14:paraId="318C4D1F" w14:textId="75E41605"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B50F18" w:rsidRPr="00836967">
        <w:rPr>
          <w:rFonts w:ascii="Times New Roman" w:hAnsi="Times New Roman" w:cs="Times New Roman"/>
        </w:rPr>
        <w:t>2</w:t>
      </w:r>
      <w:r w:rsidRPr="00836967">
        <w:rPr>
          <w:rFonts w:ascii="Times New Roman" w:hAnsi="Times New Roman" w:cs="Times New Roman"/>
        </w:rPr>
        <w:t>. “Output”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response generated by the Service for a user in reply to that user'</w:t>
      </w:r>
      <w:r w:rsidR="005F3DF9" w:rsidRPr="00836967">
        <w:rPr>
          <w:rFonts w:ascii="Times New Roman" w:hAnsi="Times New Roman" w:cs="Times New Roman"/>
        </w:rPr>
        <w:t>s Input.</w:t>
      </w:r>
    </w:p>
    <w:p w14:paraId="7780F80A" w14:textId="57DCB79E"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B50F18" w:rsidRPr="00836967">
        <w:rPr>
          <w:rFonts w:ascii="Times New Roman" w:hAnsi="Times New Roman" w:cs="Times New Roman"/>
        </w:rPr>
        <w:t>3</w:t>
      </w:r>
      <w:r w:rsidRPr="00836967">
        <w:rPr>
          <w:rFonts w:ascii="Times New Roman" w:hAnsi="Times New Roman" w:cs="Times New Roman"/>
        </w:rPr>
        <w:t>. “Protected Health Information”</w:t>
      </w:r>
      <w:r w:rsidR="005F3DF9" w:rsidRPr="00836967">
        <w:rPr>
          <w:rFonts w:ascii="Times New Roman" w:hAnsi="Times New Roman" w:cs="Times New Roman"/>
        </w:rPr>
        <w:t xml:space="preserve"> has the same meaning as defined under Health Insurance Portability and Accountability Act of 1996, together with its implementing regulations, 45 CFR Parts 160 and 164, and the Health Information Technology for Economic and Clinical Health Act.</w:t>
      </w:r>
    </w:p>
    <w:p w14:paraId="065F0F3B" w14:textId="5C58897E"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2.1</w:t>
      </w:r>
      <w:r w:rsidR="00B50F18" w:rsidRPr="00836967">
        <w:rPr>
          <w:rFonts w:ascii="Times New Roman" w:hAnsi="Times New Roman" w:cs="Times New Roman"/>
        </w:rPr>
        <w:t>4</w:t>
      </w:r>
      <w:r w:rsidRPr="00836967">
        <w:rPr>
          <w:rFonts w:ascii="Times New Roman" w:hAnsi="Times New Roman" w:cs="Times New Roman"/>
        </w:rPr>
        <w:t>. “Service”</w:t>
      </w:r>
      <w:r w:rsidR="005F3DF9" w:rsidRPr="00836967">
        <w:rPr>
          <w:rFonts w:ascii="Times New Roman" w:hAnsi="Times New Roman" w:cs="Times New Roman"/>
        </w:rPr>
        <w:t xml:space="preserve"> means </w:t>
      </w:r>
      <w:proofErr w:type="spellStart"/>
      <w:r w:rsidR="00254DC4" w:rsidRPr="00836967">
        <w:rPr>
          <w:rFonts w:ascii="Times New Roman" w:hAnsi="Times New Roman" w:cs="Times New Roman"/>
        </w:rPr>
        <w:t>AgentCo's</w:t>
      </w:r>
      <w:proofErr w:type="spellEnd"/>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proofErr w:type="spellStart"/>
      <w:r w:rsidR="00254DC4" w:rsidRPr="00836967">
        <w:rPr>
          <w:rFonts w:ascii="Times New Roman" w:hAnsi="Times New Roman" w:cs="Times New Roman"/>
        </w:rPr>
        <w:t>AgentCo's</w:t>
      </w:r>
      <w:proofErr w:type="spellEnd"/>
      <w:r w:rsidR="00254DC4" w:rsidRPr="00836967">
        <w:rPr>
          <w:rFonts w:ascii="Times New Roman" w:hAnsi="Times New Roman" w:cs="Times New Roman"/>
        </w:rPr>
        <w:t xml:space="preserve"> web application</w:t>
      </w:r>
      <w:r w:rsidR="005F3DF9" w:rsidRPr="00836967">
        <w:rPr>
          <w:rFonts w:ascii="Times New Roman" w:hAnsi="Times New Roman" w:cs="Times New Roman"/>
        </w:rPr>
        <w:t>.</w:t>
      </w:r>
    </w:p>
    <w:p w14:paraId="3047D0A6" w14:textId="7C8E550A"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B50F18" w:rsidRPr="00836967">
        <w:rPr>
          <w:rFonts w:ascii="Times New Roman" w:hAnsi="Times New Roman" w:cs="Times New Roman"/>
        </w:rPr>
        <w:t>5</w:t>
      </w:r>
      <w:r w:rsidRPr="00836967">
        <w:rPr>
          <w:rFonts w:ascii="Times New Roman" w:hAnsi="Times New Roman" w:cs="Times New Roman"/>
        </w:rPr>
        <w:t>. “</w:t>
      </w:r>
      <w:proofErr w:type="spellStart"/>
      <w:r w:rsidRPr="00836967">
        <w:rPr>
          <w:rFonts w:ascii="Times New Roman" w:hAnsi="Times New Roman" w:cs="Times New Roman"/>
        </w:rPr>
        <w:t>Subprocessor</w:t>
      </w:r>
      <w:proofErr w:type="spellEnd"/>
      <w:r w:rsidRPr="00836967">
        <w:rPr>
          <w:rFonts w:ascii="Times New Roman" w:hAnsi="Times New Roman" w:cs="Times New Roman"/>
        </w:rPr>
        <w:t>”</w:t>
      </w:r>
      <w:r w:rsidR="005F3DF9" w:rsidRPr="00836967">
        <w:rPr>
          <w:rFonts w:ascii="Times New Roman" w:hAnsi="Times New Roman" w:cs="Times New Roman"/>
        </w:rPr>
        <w:t xml:space="preserve"> means any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subcontractor or vendor that accesses or otherwise processes Customer Data or Content</w:t>
      </w:r>
      <w:r w:rsidR="005F3DF9" w:rsidRPr="00836967">
        <w:rPr>
          <w:rFonts w:ascii="Times New Roman" w:hAnsi="Times New Roman" w:cs="Times New Roman"/>
        </w:rPr>
        <w:t>.</w:t>
      </w:r>
    </w:p>
    <w:p w14:paraId="026EFF84" w14:textId="1E0C9068" w:rsidR="005F3DF9" w:rsidRPr="00836967"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B50F18" w:rsidRPr="00836967">
        <w:rPr>
          <w:rFonts w:ascii="Times New Roman" w:hAnsi="Times New Roman" w:cs="Times New Roman"/>
        </w:rPr>
        <w:t>6</w:t>
      </w:r>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299B10B7" w:rsidR="00744BFF" w:rsidRPr="00836967" w:rsidRDefault="00B50F18" w:rsidP="00744BFF">
      <w:pPr>
        <w:spacing w:after="120" w:line="276" w:lineRule="auto"/>
        <w:ind w:left="720" w:hanging="540"/>
        <w:jc w:val="both"/>
        <w:rPr>
          <w:rFonts w:ascii="Times New Roman" w:hAnsi="Times New Roman" w:cs="Times New Roman"/>
        </w:rPr>
      </w:pPr>
      <w:commentRangeStart w:id="23"/>
      <w:r w:rsidRPr="00836967">
        <w:rPr>
          <w:rFonts w:ascii="Times New Roman" w:hAnsi="Times New Roman" w:cs="Times New Roman"/>
        </w:rPr>
        <w:t xml:space="preserve">3.1.   </w:t>
      </w:r>
      <w:proofErr w:type="spellStart"/>
      <w:r w:rsidRPr="00836967">
        <w:rPr>
          <w:rFonts w:ascii="Times New Roman" w:hAnsi="Times New Roman" w:cs="Times New Roman"/>
        </w:rPr>
        <w:t>AgentCo</w:t>
      </w:r>
      <w:proofErr w:type="spellEnd"/>
      <w:r>
        <w:t xml:space="preserve"> provides a suite of enterprise AI agents that help organizations automate workflows and complete tasks more efficiently</w:t>
      </w:r>
      <w:r>
        <w:t xml:space="preserve">, </w:t>
      </w:r>
      <w:del w:id="19" w:author="Reviewing Counsel (LargeCo)" w:date="2026-09-01T07:48:57Z">
        <w:r>
          <w:delText>and that may suggest actions, outputs, or other functions.</w:delText>
        </w:r>
      </w:del>
      <w:ins w:id="20" w:author="Reviewing Counsel (LargeCo)" w:date="2026-09-01T07:48:57Z">
        <w:r>
          <w:t>and that may suggest actions, outputs, or other functions. The Service is limited to the two approved workflows described in Section 2.3 (candidate-material summaries and interview-note drafting) and is a decision-support tool only: the Service will not, and Customer will not use the Service to, autonomously hire, reject, rank, score, filter, promote, terminate, or set compensation for any candidate or employee, or otherwise make any employment decision without human review.</w:t>
        </w:r>
      </w:ins>
      <w:r>
        <w:t xml:space="preserve"> Conditioned on Customer's compliance with this Agreement,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grants Customer and its Affiliates a limited, non-exclusive right to access and use the Service during the Term.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modify, enhance, or otherwise change the Service in its discretion, provided that no such change materially limits or adversely affects the Service as provided to Customer. </w:t>
      </w:r>
      <w:r>
        <w:rPr>
          <w:rStyle w:val="CommentReference"/>
        </w:rPr>
      </w:r>
      <w:commentRangeEnd w:id="23"/>
      <w:r>
        <w:rPr>
          <w:rStyle w:val="CommentReference"/>
        </w:rPr>
        <w:commentReference w:id="23"/>
      </w:r>
    </w:p>
    <w:p w14:paraId="46F4DE53" w14:textId="5291D3B5"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3.2 Except as expressly permitted elsewhere in this Agreement or required by law, neither Customer nor its Authorized Users will, directly or indirectly: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data or information that is subject to specific protections under applicable law beyond those that apply to "personal information" or "personal data" generally; or (xi) knowingly permit any third party to do any of the foregoing. Customer will promptly notify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1826BFF7"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parties,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00000000" w:rsidRPr="00836967">
        <w:rPr>
          <w:rFonts w:ascii="Times New Roman" w:hAnsi="Times New Roman" w:cs="Times New Roman"/>
        </w:rPr>
        <w:t>.</w:t>
      </w:r>
    </w:p>
    <w:p w14:paraId="456750CE" w14:textId="4A920BF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As between the parties, Customer retains all right, title, and interest (including all intellectual property rights) in and to the Customer Data. Customer grants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and its Affiliates a worldwide, royalty-free, non-exclusive right to process Customer Data and Customer's Input as necessary to (</w:t>
      </w:r>
      <w:proofErr w:type="spellStart"/>
      <w:r w:rsidRPr="00836967">
        <w:rPr>
          <w:rFonts w:ascii="Times New Roman" w:hAnsi="Times New Roman" w:cs="Times New Roman"/>
        </w:rPr>
        <w:t>i</w:t>
      </w:r>
      <w:proofErr w:type="spellEnd"/>
      <w:r w:rsidRPr="00836967">
        <w:rPr>
          <w:rFonts w:ascii="Times New Roman" w:hAnsi="Times New Roman" w:cs="Times New Roman"/>
        </w:rPr>
        <w:t>) provide the Service to Customer and its Affiliates, (ii) prevent or resolve service or technical issues, or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12EFC948"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order form(s).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may correct invoicing errors or mistakes within 30 days after Customer's receipt of the relevant invoice</w:t>
      </w:r>
      <w:r w:rsidRPr="00836967">
        <w:rPr>
          <w:rFonts w:ascii="Times New Roman" w:hAnsi="Times New Roman" w:cs="Times New Roman"/>
        </w:rPr>
        <w:t>.</w:t>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 namely, Taxes on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net income (including franchise Taxes measured by net income), employment Taxes for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personnel, and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real property Taxes. </w:t>
      </w:r>
    </w:p>
    <w:p w14:paraId="2FB17854" w14:textId="0411042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6.3. Past-due undisputed amounts may bear a finance charge on the unpaid balance, accruing daily and compounding monthly, at the prevailing Federal Funds Rate (floored at zero) plus 1.5% per annum.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suspend Customer's access to the Service if any undisputed Fee remains past due, after providing Customer with written notice of the late payment. In any billing dispute, all undisputed amounts must be paid in full when due.</w:t>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2FA42870"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 </w:t>
      </w:r>
    </w:p>
    <w:p w14:paraId="7BAD214D" w14:textId="60F174C0"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In addition to any other termination right expressly provided in this Agreement: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w:t>
      </w:r>
      <w:r w:rsidRPr="00836967">
        <w:rPr>
          <w:rFonts w:ascii="Times New Roman" w:hAnsi="Times New Roman" w:cs="Times New Roman"/>
        </w:rPr>
        <w:lastRenderedPageBreak/>
        <w:t xml:space="preserve">of its creditors; or (D) applies for or has appointed for it a receiver, trustee, or similar court-appointed agent to take charge of, or sell, any material portion of its business. If Customer terminates this Agreement under this Section 7.2,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refund any prepaid Fees attributable to the unused portion of the terminated Service. In addition, if any Authorized User violates this Agreement or otherwise acts in a way that jeopardizes the security of the Service,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suspend or terminate that Authorized User's access to the Service.</w:t>
      </w:r>
    </w:p>
    <w:p w14:paraId="2AB3677D" w14:textId="5C4CA7F4"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On expiration or earlier termination of this Agreement, Customer will immediately cease using the Service. Customer acknowledges that, for thirty (30) days following termination,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make Customer Data that is reasonably accessible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available for download, and Customer Data will be deleted on the thirty-first (31st) day following termination; provided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19503CDA"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4. The provisions of this Agreement addressing confidentiality, the obligation to pay accrued and unpaid Fees, use restrictions, dispute resolution, governing law, and use of name and logo</w:t>
      </w:r>
      <w:r w:rsidR="00836967">
        <w:rPr>
          <w:rFonts w:ascii="Times New Roman" w:hAnsi="Times New Roman" w:cs="Times New Roman"/>
        </w:rPr>
        <w:t xml:space="preserve"> </w:t>
      </w:r>
      <w:r w:rsidR="00B50F18" w:rsidRPr="00836967">
        <w:rPr>
          <w:rFonts w:ascii="Times New Roman" w:hAnsi="Times New Roman" w:cs="Times New Roman"/>
        </w:rPr>
        <w:t>will survive expiration or termination of this Agreement.</w:t>
      </w:r>
    </w:p>
    <w:p w14:paraId="509C06B7"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8. INDEMNIFICATION.</w:t>
      </w:r>
    </w:p>
    <w:p w14:paraId="0CBA7CF1" w14:textId="220A9EB8" w:rsidR="00992EFE" w:rsidRPr="00836967" w:rsidRDefault="00B50F18">
      <w:pPr>
        <w:spacing w:after="120" w:line="276" w:lineRule="auto"/>
        <w:ind w:left="720" w:hanging="540"/>
        <w:jc w:val="both"/>
        <w:rPr>
          <w:rFonts w:ascii="Times New Roman" w:hAnsi="Times New Roman" w:cs="Times New Roman"/>
        </w:rPr>
      </w:pPr>
      <w:commentRangeStart w:id="24"/>
      <w:r w:rsidRPr="00836967">
        <w:rPr>
          <w:rFonts w:ascii="Times New Roman" w:hAnsi="Times New Roman" w:cs="Times New Roman"/>
        </w:rPr>
        <w:t>8.1.</w:t>
      </w:r>
      <w:r w:rsidR="00836967">
        <w:rPr>
          <w:rFonts w:ascii="Times New Roman" w:hAnsi="Times New Roman" w:cs="Times New Roman"/>
        </w:rPr>
        <w:t xml:space="preserve"> </w:t>
      </w:r>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defend, indemnify, and hold harmless Customer and its officers, directors, employees, and agents from and against any claim, suit, action, or proceeding brought by a third party (a “Third-Party Claim”) alleging that the Service infringes or misappropriates that third party's intellectual property rights, and will pay any losses, damages, liabilities, and costs (including reasonable attorneys' fees) (“Losses”) finally awarded against Customer or agreed in settlement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in connection with such Third-Party Claim. If a Third-Party Claim of this type is asserted, or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reasonably believes one is likely, Customer will permit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at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option, to: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provide Customer with a pro-rated refund of any prepaid Fees for the unused portion of the terminated Service. This Section 8.1 does not apply to any portion or component of the Service: (A) not developed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including Customer Data; (B) modified by anyone other than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where the alleged infringement relates to that modification; (C) combined with products, processes, or materials not approved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in writing where the alleged infringement relates to that combination; (D) used by Customer after </w:t>
      </w:r>
      <w:proofErr w:type="spellStart"/>
      <w:r w:rsidRPr="00836967">
        <w:rPr>
          <w:rFonts w:ascii="Times New Roman" w:hAnsi="Times New Roman" w:cs="Times New Roman"/>
        </w:rPr>
        <w:t>AgentCo</w:t>
      </w:r>
      <w:proofErr w:type="spellEnd"/>
      <w:r>
        <w:t xml:space="preserve"> has notified Customer of the alleged infringement or has provided modifications that would have avoided it; or (E)</w:t>
      </w:r>
      <w:r>
        <w:t xml:space="preserve"> </w:t>
      </w:r>
      <w:commentRangeEnd w:id="24"/>
      <w:r>
        <w:rPr>
          <w:rStyle w:val="CommentReference"/>
        </w:rPr>
        <w:commentReference w:id="24"/>
      </w:r>
      <w:del w:id="21" w:author="Reviewing Counsel (LargeCo)" w:date="2026-09-01T07:48:57Z">
        <w:r>
          <w:delText>used in a manner inconsistent with this Agreement.</w:delText>
        </w:r>
      </w:del>
      <w:ins w:id="22" w:author="Reviewing Counsel (LargeCo)" w:date="2026-09-01T07:48:57Z">
        <w:r>
          <w:t>used in a manner inconsistent with this Agreement.
8.1A. AgentCo will also defend, indemnify, and hold harmless Customer and its officers, directors, employees, and agents from and against any claim, suit, action, or proceeding brought by a third party, and will pay any losses, damages, liabilities, and costs (including reasonable attorneys' fees) finally awarded against Customer or agreed in settlement by AgentCo, to the extent arising from: (i) AgentCo's breach of Section 11.5 (Confidentiality); (ii) AgentCo's breach of Section 11.7 (No Training); (iii) AgentCo's breach of, or a Personal Data Breach arising under, the DPA at Exhibit A; or (iv) AgentCo's unauthorized use, disclosure, or retention of Customer Data or Content.</w:t>
        </w:r>
      </w:ins>
    </w:p>
    <w:p w14:paraId="6957D096" w14:textId="483EDCE3" w:rsidR="00992EFE" w:rsidRPr="00836967" w:rsidRDefault="00B50F18">
      <w:pPr>
        <w:spacing w:after="120" w:line="276" w:lineRule="auto"/>
        <w:ind w:left="720" w:hanging="540"/>
        <w:jc w:val="both"/>
        <w:rPr>
          <w:rFonts w:ascii="Times New Roman" w:hAnsi="Times New Roman" w:cs="Times New Roman"/>
        </w:rPr>
      </w:pPr>
      <w:commentRangeStart w:id="9"/>
      <w:r w:rsidRPr="00836967">
        <w:rPr>
          <w:rFonts w:ascii="Times New Roman" w:hAnsi="Times New Roman" w:cs="Times New Roman"/>
        </w:rPr>
        <w:t xml:space="preserve">8.2. Customer will defend </w:t>
      </w:r>
      <w:proofErr w:type="spellStart"/>
      <w:r w:rsidRPr="00836967">
        <w:rPr>
          <w:rFonts w:ascii="Times New Roman" w:hAnsi="Times New Roman" w:cs="Times New Roman"/>
        </w:rPr>
        <w:t>AgentCo</w:t>
      </w:r>
      <w:proofErr w:type="spellEnd"/>
      <w:r>
        <w:t xml:space="preserve"> against </w:t>
      </w:r>
      <w:del w:id="7" w:author="Reviewing Counsel (LargeCo)" w:date="2026-09-01T07:42:11Z">
        <w:r>
          <w:delText>any third-party claim arising out of or relating to (i) Customer's Input or (ii) Customer Data</w:delText>
        </w:r>
      </w:del>
      <w:ins w:id="8" w:author="Reviewing Counsel (LargeCo)" w:date="2026-09-01T07:42:11Z">
        <w:r>
          <w:t>any third-party claim arising out of or relating to Customer's breach of Section 9.1 (Customer Warranty)</w:t>
        </w:r>
      </w:ins>
      <w:r>
        <w:t xml:space="preserve">, and will indemnify </w:t>
      </w:r>
      <w:proofErr w:type="spellStart"/>
      <w:proofErr w:type="spellEnd"/>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for any damages, costs, and (if applicable) attorneys' fees finally awarded against </w:t>
      </w:r>
      <w:proofErr w:type="spellStart"/>
      <w:r w:rsidRPr="00836967">
        <w:rPr>
          <w:rFonts w:ascii="Times New Roman" w:hAnsi="Times New Roman" w:cs="Times New Roman"/>
        </w:rPr>
        <w:t>AgentCo</w:t>
      </w:r>
      <w:proofErr w:type="spellEnd"/>
      <w:r w:rsidRPr="00836967">
        <w:rPr>
          <w:rFonts w:ascii="Times New Roman" w:hAnsi="Times New Roman" w:cs="Times New Roman"/>
        </w:rPr>
        <w:t>, or agreed in settlement by Customer, in connection with such claim.</w:t>
      </w:r>
      <w:commentRangeEnd w:id="9"/>
      <w:r>
        <w:rPr>
          <w:rStyle w:val="CommentReference"/>
        </w:rPr>
        <w:commentReference w:id="9"/>
      </w:r>
    </w:p>
    <w:p w14:paraId="68E9FCAE" w14:textId="2EB10A3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8.3. Where a party (the “Indemnified Party”) seeks indemnification under this Section, it will: (</w:t>
      </w:r>
      <w:proofErr w:type="spellStart"/>
      <w:r w:rsidRPr="00836967">
        <w:rPr>
          <w:rFonts w:ascii="Times New Roman" w:hAnsi="Times New Roman" w:cs="Times New Roman"/>
        </w:rPr>
        <w:t>i</w:t>
      </w:r>
      <w:proofErr w:type="spellEnd"/>
      <w:r w:rsidRPr="00836967">
        <w:rPr>
          <w:rFonts w:ascii="Times New Roman" w:hAnsi="Times New Roman" w:cs="Times New Roman"/>
        </w:rPr>
        <w:t>)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66DB0313" w14:textId="19342D8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9.1.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p>
    <w:p w14:paraId="7B11EB28" w14:textId="2427EE3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9.2. Warranties. Each Party warrants that it is duly entering into this Agreement and has the legal authority to do so.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additionally warrants that: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the Service will perform substantially in accordance with the Documentation; and (ii)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use commercially reasonable, industry-standard measures to prevent the transmission of malware or malicious code through the Service.</w:t>
      </w:r>
    </w:p>
    <w:p w14:paraId="79775603" w14:textId="222086A8" w:rsidR="00992EFE" w:rsidRPr="00836967" w:rsidRDefault="00736E5D">
      <w:pPr>
        <w:spacing w:after="120" w:line="276" w:lineRule="auto"/>
        <w:ind w:left="720" w:hanging="540"/>
        <w:jc w:val="both"/>
        <w:rPr>
          <w:rFonts w:ascii="Times New Roman" w:hAnsi="Times New Roman" w:cs="Times New Roman"/>
          <w:u w:val="single"/>
        </w:rPr>
      </w:pPr>
      <w:r w:rsidRPr="00836967">
        <w:rPr>
          <w:rFonts w:ascii="Times New Roman" w:hAnsi="Times New Roman" w:cs="Times New Roman"/>
          <w:u w:val="single"/>
        </w:rPr>
        <w:t xml:space="preserve">9.3. Disclaimers. </w:t>
      </w:r>
      <w:r w:rsidR="00B50F18" w:rsidRPr="00836967">
        <w:rPr>
          <w:rFonts w:ascii="Times New Roman" w:hAnsi="Times New Roman" w:cs="Times New Roman"/>
          <w:u w:val="single"/>
        </w:rPr>
        <w:t xml:space="preserve">Except for the limited warranties set forth in Section 9.2, the Service is provided "as is" and "as available" and </w:t>
      </w:r>
      <w:proofErr w:type="spellStart"/>
      <w:r w:rsidR="00B50F18" w:rsidRPr="00836967">
        <w:rPr>
          <w:rFonts w:ascii="Times New Roman" w:hAnsi="Times New Roman" w:cs="Times New Roman"/>
          <w:u w:val="single"/>
        </w:rPr>
        <w:t>AgentCo</w:t>
      </w:r>
      <w:proofErr w:type="spellEnd"/>
      <w:r w:rsidR="00B50F18" w:rsidRPr="00836967">
        <w:rPr>
          <w:rFonts w:ascii="Times New Roman" w:hAnsi="Times New Roman" w:cs="Times New Roman"/>
          <w:u w:val="single"/>
        </w:rPr>
        <w:t xml:space="preserve"> hereby disclaims all warranties, whether express, implied, statutory, or otherwise. </w:t>
      </w:r>
      <w:proofErr w:type="spellStart"/>
      <w:r w:rsidR="00B50F18" w:rsidRPr="00836967">
        <w:rPr>
          <w:rFonts w:ascii="Times New Roman" w:hAnsi="Times New Roman" w:cs="Times New Roman"/>
          <w:u w:val="single"/>
        </w:rPr>
        <w:t>AgentCo</w:t>
      </w:r>
      <w:proofErr w:type="spellEnd"/>
      <w:r w:rsidR="00B50F18" w:rsidRPr="00836967">
        <w:rPr>
          <w:rFonts w:ascii="Times New Roman" w:hAnsi="Times New Roman" w:cs="Times New Roman"/>
          <w:u w:val="single"/>
        </w:rPr>
        <w:t xml:space="preserve"> specifically disclaims all implied warranties of merchantability, fitness for a particular purpose, title, and non-infringement, and all warranties arising from course of dealing, usage, or trade practice. </w:t>
      </w:r>
      <w:proofErr w:type="spellStart"/>
      <w:r w:rsidR="00B50F18" w:rsidRPr="00836967">
        <w:rPr>
          <w:rFonts w:ascii="Times New Roman" w:hAnsi="Times New Roman" w:cs="Times New Roman"/>
          <w:u w:val="single"/>
        </w:rPr>
        <w:t>AgentCo</w:t>
      </w:r>
      <w:proofErr w:type="spellEnd"/>
      <w:r w:rsidR="00B50F18" w:rsidRPr="00836967">
        <w:rPr>
          <w:rFonts w:ascii="Times New Roman" w:hAnsi="Times New Roman" w:cs="Times New Roman"/>
          <w:u w:val="single"/>
        </w:rPr>
        <w:t xml:space="preserve"> makes no warranty of any kind that the Service will meet Customer's or any other person's requirements, operate without interruption, achieve any intended result, be compatible with any system, or be secure, accurate, complete, free of harmful code, or error free.</w:t>
      </w:r>
    </w:p>
    <w:p w14:paraId="6B800795" w14:textId="2FC89347"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10. L</w:t>
      </w:r>
      <w:r w:rsidR="00B50F18" w:rsidRPr="00836967">
        <w:rPr>
          <w:rFonts w:ascii="Times New Roman" w:hAnsi="Times New Roman" w:cs="Times New Roman"/>
          <w:b/>
          <w:bCs/>
        </w:rPr>
        <w:t>imitations on Liability</w:t>
      </w:r>
    </w:p>
    <w:p w14:paraId="0D1503A0" w14:textId="1705DDD5"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10.1. Limitations on Indirect Liabilities. To the maximum extent permitted by applicable law, neither party will be liable under this Agreement, on any legal or equitable theory (including breach of contract, tort (including negligence), and strict liability), for (</w:t>
      </w:r>
      <w:proofErr w:type="spellStart"/>
      <w:r w:rsidRPr="00836967">
        <w:rPr>
          <w:rFonts w:ascii="Times New Roman" w:hAnsi="Times New Roman" w:cs="Times New Roman"/>
        </w:rPr>
        <w:t>i</w:t>
      </w:r>
      <w:proofErr w:type="spellEnd"/>
      <w:r w:rsidRPr="00836967">
        <w:rPr>
          <w:rFonts w:ascii="Times New Roman" w:hAnsi="Times New Roman" w:cs="Times New Roman"/>
        </w:rPr>
        <w:t>) any consequential, incidental, indirect, exemplary, special, enhanced, or punitive damages, or (ii) any loss of data, revenue, or profits (whether direct or indirect), even if the party had been advised of the possibility of such losses or damages or such losses or damages were otherwise foreseeable.</w:t>
      </w:r>
    </w:p>
    <w:p w14:paraId="705C4849" w14:textId="2BECD88C" w:rsidR="00665412" w:rsidRPr="00836967" w:rsidRDefault="00B50F18" w:rsidP="00736E5D">
      <w:pPr>
        <w:spacing w:after="120" w:line="276" w:lineRule="auto"/>
        <w:jc w:val="both"/>
        <w:rPr>
          <w:rFonts w:ascii="Times New Roman" w:hAnsi="Times New Roman" w:cs="Times New Roman"/>
        </w:rPr>
      </w:pPr>
      <w:commentRangeStart w:id="11"/>
      <w:r>
        <w:t xml:space="preserve">10.2. Liability Cap. To the maximum extent permitted by applicable law, and except for a party's gross negligence or willful misconduct, </w:t>
      </w:r>
      <w:del w:id="9" w:author="Reviewing Counsel (LargeCo)" w:date="2026-09-01T07:42:11Z">
        <w:r>
          <w:delText>a party's indemnification obligations under Section 8, and Customer's breach of Section 3.2,</w:delText>
        </w:r>
      </w:del>
      <w:ins w:id="10" w:author="Reviewing Counsel (LargeCo)" w:date="2026-09-01T07:42:11Z">
        <w:r>
          <w:t>a party's indemnification obligations under Section 8, either party's breach of Section 11.5 (Confidentiality), AgentCo's breach of Section 11.7 (No Training) or the DPA at Exhibit A, and Customer's breach of Section 3.2,</w:t>
        </w:r>
      </w:ins>
      <w:r>
        <w:t xml:space="preserve"> each party's total liability under this Agreement will not exceed the aggregate amounts paid by Customer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in the twelve (12) months immediately preceding the event giving </w:t>
      </w:r>
      <w:r w:rsidRPr="00836967">
        <w:rPr>
          <w:rFonts w:ascii="Times New Roman" w:hAnsi="Times New Roman" w:cs="Times New Roman"/>
        </w:rPr>
        <w:lastRenderedPageBreak/>
        <w:t>rise to the claim. These limitations apply notwithstanding any failure of essential purpose of any limited remedy.</w:t>
      </w:r>
      <w:commentRangeEnd w:id="11"/>
      <w:r>
        <w:rPr>
          <w:rStyle w:val="CommentReference"/>
        </w:rPr>
        <w:commentReference w:id="11"/>
      </w:r>
    </w:p>
    <w:p w14:paraId="4B90FDE9" w14:textId="77777777" w:rsidR="00665412" w:rsidRPr="00836967" w:rsidRDefault="00665412">
      <w:pPr>
        <w:spacing w:after="120" w:line="276" w:lineRule="auto"/>
        <w:jc w:val="both"/>
        <w:rPr>
          <w:rFonts w:ascii="Times New Roman" w:hAnsi="Times New Roman" w:cs="Times New Roman"/>
        </w:rPr>
      </w:pPr>
    </w:p>
    <w:p w14:paraId="3BE99AC8" w14:textId="155DD3BF"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11. GENERAL TERMS.</w:t>
      </w:r>
    </w:p>
    <w:p w14:paraId="0BE3C745" w14:textId="4855A894"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 xml:space="preserve">other party's prior written consent, except that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may assign these Terms in their entirety (</w:t>
      </w:r>
      <w:proofErr w:type="spellStart"/>
      <w:r w:rsidR="00B50F18" w:rsidRPr="00836967">
        <w:rPr>
          <w:rFonts w:ascii="Times New Roman" w:hAnsi="Times New Roman" w:cs="Times New Roman"/>
        </w:rPr>
        <w:t>i</w:t>
      </w:r>
      <w:proofErr w:type="spellEnd"/>
      <w:r w:rsidR="00B50F18" w:rsidRPr="00836967">
        <w:rPr>
          <w:rFonts w:ascii="Times New Roman" w:hAnsi="Times New Roman" w:cs="Times New Roman"/>
        </w:rPr>
        <w:t xml:space="preserve">) to any Affiliate or (ii) in connection with a merger, consolidation, or sale of all or substantially </w:t>
      </w:r>
      <w:proofErr w:type="gramStart"/>
      <w:r w:rsidR="00B50F18" w:rsidRPr="00836967">
        <w:rPr>
          <w:rFonts w:ascii="Times New Roman" w:hAnsi="Times New Roman" w:cs="Times New Roman"/>
        </w:rPr>
        <w:t>all of</w:t>
      </w:r>
      <w:proofErr w:type="gramEnd"/>
      <w:r w:rsidR="00B50F18" w:rsidRPr="00836967">
        <w:rPr>
          <w:rFonts w:ascii="Times New Roman" w:hAnsi="Times New Roman" w:cs="Times New Roman"/>
        </w:rPr>
        <w:t xml:space="preserve"> </w:t>
      </w:r>
      <w:proofErr w:type="spellStart"/>
      <w:r w:rsidR="00B50F18" w:rsidRPr="00836967">
        <w:rPr>
          <w:rFonts w:ascii="Times New Roman" w:hAnsi="Times New Roman" w:cs="Times New Roman"/>
        </w:rPr>
        <w:t>AgentCo'</w:t>
      </w:r>
      <w:r w:rsidRPr="00836967">
        <w:rPr>
          <w:rFonts w:ascii="Times New Roman" w:hAnsi="Times New Roman" w:cs="Times New Roman"/>
        </w:rPr>
        <w:t>s</w:t>
      </w:r>
      <w:proofErr w:type="spellEnd"/>
      <w:r w:rsidRPr="00836967">
        <w:rPr>
          <w:rFonts w:ascii="Times New Roman" w:hAnsi="Times New Roman" w:cs="Times New Roman"/>
        </w:rPr>
        <w:t xml:space="preserve"> assets.</w:t>
      </w:r>
    </w:p>
    <w:p w14:paraId="3C606906" w14:textId="363B3A0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engage subcontractors and other third-party providers as it deems appropriate to perform its obligations under these </w:t>
      </w:r>
      <w:proofErr w:type="gramStart"/>
      <w:r w:rsidRPr="00836967">
        <w:rPr>
          <w:rFonts w:ascii="Times New Roman" w:hAnsi="Times New Roman" w:cs="Times New Roman"/>
        </w:rPr>
        <w:t>Terms, and</w:t>
      </w:r>
      <w:proofErr w:type="gramEnd"/>
      <w:r w:rsidRPr="00836967">
        <w:rPr>
          <w:rFonts w:ascii="Times New Roman" w:hAnsi="Times New Roman" w:cs="Times New Roman"/>
        </w:rPr>
        <w:t xml:space="preserve"> will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11.4. </w:t>
      </w:r>
      <w:proofErr w:type="gramStart"/>
      <w:r w:rsidRPr="00836967">
        <w:rPr>
          <w:rFonts w:ascii="Times New Roman" w:hAnsi="Times New Roman" w:cs="Times New Roman"/>
        </w:rPr>
        <w:t>Open Source</w:t>
      </w:r>
      <w:proofErr w:type="gramEnd"/>
      <w:r w:rsidRPr="00836967">
        <w:rPr>
          <w:rFonts w:ascii="Times New Roman" w:hAnsi="Times New Roman" w:cs="Times New Roman"/>
        </w:rPr>
        <w:t xml:space="preserve"> Software.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warrants that it will not incorporate into the Service any software that would, as a condition of its use, subject Customer's software to an </w:t>
      </w:r>
      <w:proofErr w:type="gramStart"/>
      <w:r w:rsidRPr="00836967">
        <w:rPr>
          <w:rFonts w:ascii="Times New Roman" w:hAnsi="Times New Roman" w:cs="Times New Roman"/>
        </w:rPr>
        <w:t>open source</w:t>
      </w:r>
      <w:proofErr w:type="gramEnd"/>
      <w:r w:rsidRPr="00836967">
        <w:rPr>
          <w:rFonts w:ascii="Times New Roman" w:hAnsi="Times New Roman" w:cs="Times New Roman"/>
        </w:rPr>
        <w:t xml:space="preserve"> license requiring Customer's software to be disclosed or distributed in source code form, or that would grant any third party the right to modify Customer's software.</w:t>
      </w:r>
    </w:p>
    <w:p w14:paraId="5D35DDE6" w14:textId="11A27381" w:rsidR="00665412"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w:t>
      </w:r>
      <w:proofErr w:type="gramStart"/>
      <w:r w:rsidRPr="00836967">
        <w:rPr>
          <w:rFonts w:ascii="Times New Roman" w:hAnsi="Times New Roman" w:cs="Times New Roman"/>
        </w:rPr>
        <w:t>Information, or</w:t>
      </w:r>
      <w:proofErr w:type="gramEnd"/>
      <w:r w:rsidRPr="00836967">
        <w:rPr>
          <w:rFonts w:ascii="Times New Roman" w:hAnsi="Times New Roman" w:cs="Times New Roman"/>
        </w:rPr>
        <w:t xml:space="preserve"> destroy them and certify such destruction in writing to the disclosing Party.</w:t>
      </w:r>
    </w:p>
    <w:p w14:paraId="78B32E5C" w14:textId="192E1FA6"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11.6. Usage Data.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collect and use Usage Data to develop, improve, support, and operate the Service.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 share Usage Data containing Customer's Confidential Information with any third party other than (</w:t>
      </w:r>
      <w:proofErr w:type="spellStart"/>
      <w:r w:rsidRPr="00836967">
        <w:rPr>
          <w:rFonts w:ascii="Times New Roman" w:hAnsi="Times New Roman" w:cs="Times New Roman"/>
        </w:rPr>
        <w:t>i</w:t>
      </w:r>
      <w:proofErr w:type="spellEnd"/>
      <w:r w:rsidRPr="00836967">
        <w:rPr>
          <w:rFonts w:ascii="Times New Roman" w:hAnsi="Times New Roman" w:cs="Times New Roman"/>
        </w:rPr>
        <w:t>) as permitted under Section 11.5 (Confidentiality), or (ii) where the Usage Data has been aggregated and anonymized so that Customer cannot be identified.</w:t>
      </w:r>
    </w:p>
    <w:p w14:paraId="0D067AFB" w14:textId="2824F9DF" w:rsidR="00992EFE" w:rsidRPr="00836967" w:rsidRDefault="00B50F18">
      <w:pPr>
        <w:spacing w:after="120" w:line="276" w:lineRule="auto"/>
        <w:ind w:left="720" w:hanging="540"/>
        <w:jc w:val="both"/>
        <w:rPr>
          <w:rFonts w:ascii="Times New Roman" w:hAnsi="Times New Roman" w:cs="Times New Roman"/>
        </w:rPr>
      </w:pPr>
      <w:commentRangeStart w:id="13"/>
      <w:r w:rsidRPr="00836967">
        <w:rPr>
          <w:rFonts w:ascii="Times New Roman" w:hAnsi="Times New Roman" w:cs="Times New Roman"/>
        </w:rPr>
        <w:lastRenderedPageBreak/>
        <w:t xml:space="preserve">11.7. No Training.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 and will not permit any </w:t>
      </w:r>
      <w:proofErr w:type="spellStart"/>
      <w:r w:rsidRPr="00836967">
        <w:rPr>
          <w:rFonts w:ascii="Times New Roman" w:hAnsi="Times New Roman" w:cs="Times New Roman"/>
        </w:rPr>
        <w:t>Subprocessor</w:t>
      </w:r>
      <w:proofErr w:type="spellEnd"/>
      <w:r>
        <w:t xml:space="preserve"> to, train any AI model using Customer's Content or Customer Data. </w:t>
      </w:r>
      <w:commentRangeEnd w:id="13"/>
      <w:r>
        <w:rPr>
          <w:rStyle w:val="CommentReference"/>
        </w:rPr>
        <w:commentReference w:id="13"/>
      </w:r>
      <w:del w:id="11" w:author="Reviewing Counsel (LargeCo)" w:date="2026-09-01T07:42:11Z">
        <w:r>
          <w:delText>Other than cloud storage providers, Subprocessors will not retain or log Customer's Content or Customer Data for human review.</w:delText>
        </w:r>
      </w:del>
      <w:ins w:id="12" w:author="Reviewing Counsel (LargeCo)" w:date="2026-09-01T07:42:11Z">
        <w:r>
          <w:t>Other than cloud storage providers, Subprocessors will not retain or log Customer's Content or Customer Data for human review. On Customer's request, AgentCo will identify any third-party AI model provider used to deliver the Service and confirm that such provider does not retain, log, or use Customer's Content or Customer Data beyond the time necessary to provide the Service.</w:t>
        </w:r>
      </w:ins>
      <w:proofErr w:type="spellStart"/>
      <w:proofErr w:type="spellEnd"/>
    </w:p>
    <w:p w14:paraId="0C5407BA" w14:textId="7E8BAA86"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r w:rsidRPr="00836967">
        <w:rPr>
          <w:rFonts w:ascii="Times New Roman" w:hAnsi="Times New Roman" w:cs="Times New Roman"/>
        </w:rPr>
        <w:t>. Use of Name.</w:t>
      </w:r>
      <w:r w:rsidR="00000000" w:rsidRPr="00836967">
        <w:rPr>
          <w:rFonts w:ascii="Times New Roman" w:hAnsi="Times New Roman" w:cs="Times New Roman"/>
        </w:rPr>
        <w:t xml:space="preserve"> </w:t>
      </w:r>
      <w:r w:rsidRPr="00836967">
        <w:rPr>
          <w:rFonts w:ascii="Times New Roman" w:hAnsi="Times New Roman" w:cs="Times New Roman"/>
        </w:rPr>
        <w:t>Customer grants</w:t>
      </w:r>
      <w:r w:rsidR="00000000" w:rsidRPr="00836967">
        <w:rPr>
          <w:rFonts w:ascii="Times New Roman" w:hAnsi="Times New Roman" w:cs="Times New Roman"/>
        </w:rPr>
        <w:t xml:space="preserve"> </w:t>
      </w:r>
      <w:proofErr w:type="spellStart"/>
      <w:r w:rsidR="00B50F18" w:rsidRPr="00836967">
        <w:rPr>
          <w:rFonts w:ascii="Times New Roman" w:hAnsi="Times New Roman" w:cs="Times New Roman"/>
        </w:rPr>
        <w:t>AgentCo</w:t>
      </w:r>
      <w:proofErr w:type="spellEnd"/>
      <w:r w:rsidR="00000000" w:rsidRPr="00836967">
        <w:rPr>
          <w:rFonts w:ascii="Times New Roman" w:hAnsi="Times New Roman" w:cs="Times New Roman"/>
        </w:rPr>
        <w:t xml:space="preserve"> the right to </w:t>
      </w:r>
      <w:r w:rsidR="00B50F18" w:rsidRPr="00836967">
        <w:rPr>
          <w:rFonts w:ascii="Times New Roman" w:hAnsi="Times New Roman" w:cs="Times New Roman"/>
        </w:rPr>
        <w:t>identify</w:t>
      </w:r>
      <w:r w:rsidR="00000000" w:rsidRPr="00836967">
        <w:rPr>
          <w:rFonts w:ascii="Times New Roman" w:hAnsi="Times New Roman" w:cs="Times New Roman"/>
        </w:rPr>
        <w:t xml:space="preserve"> </w:t>
      </w:r>
      <w:r w:rsidRPr="00836967">
        <w:rPr>
          <w:rFonts w:ascii="Times New Roman" w:hAnsi="Times New Roman" w:cs="Times New Roman"/>
        </w:rPr>
        <w:t>Customer</w:t>
      </w:r>
      <w:r w:rsidR="00000000" w:rsidRPr="00836967">
        <w:rPr>
          <w:rFonts w:ascii="Times New Roman" w:hAnsi="Times New Roman" w:cs="Times New Roman"/>
        </w:rPr>
        <w:t xml:space="preserve"> as a customer of the Service and to use </w:t>
      </w:r>
      <w:r w:rsidRPr="00836967">
        <w:rPr>
          <w:rFonts w:ascii="Times New Roman" w:hAnsi="Times New Roman" w:cs="Times New Roman"/>
        </w:rPr>
        <w:t>Customer's</w:t>
      </w:r>
      <w:r w:rsidR="00000000" w:rsidRPr="00836967">
        <w:rPr>
          <w:rFonts w:ascii="Times New Roman" w:hAnsi="Times New Roman" w:cs="Times New Roman"/>
        </w:rPr>
        <w:t xml:space="preserve"> logo for that purpose. </w:t>
      </w:r>
      <w:r w:rsidR="00665412" w:rsidRPr="00836967">
        <w:rPr>
          <w:rFonts w:ascii="Times New Roman" w:hAnsi="Times New Roman" w:cs="Times New Roman"/>
        </w:rPr>
        <w:t xml:space="preserve"> </w:t>
      </w:r>
    </w:p>
    <w:p w14:paraId="0EB91F40" w14:textId="553FD2B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Governing Law.</w:t>
      </w:r>
      <w:r w:rsidR="00000000" w:rsidRPr="00836967">
        <w:rPr>
          <w:rFonts w:ascii="Times New Roman" w:hAnsi="Times New Roman" w:cs="Times New Roman"/>
        </w:rPr>
        <w:t xml:space="preserve"> These Terms </w:t>
      </w:r>
      <w:r w:rsidR="00B50F18" w:rsidRPr="00836967">
        <w:rPr>
          <w:rFonts w:ascii="Times New Roman" w:hAnsi="Times New Roman" w:cs="Times New Roman"/>
        </w:rPr>
        <w:t xml:space="preserve">are governed by the laws of the State of California, without giving effect to its conflict-of-laws </w:t>
      </w:r>
      <w:proofErr w:type="gramStart"/>
      <w:r w:rsidR="00B50F18" w:rsidRPr="00836967">
        <w:rPr>
          <w:rFonts w:ascii="Times New Roman" w:hAnsi="Times New Roman" w:cs="Times New Roman"/>
        </w:rPr>
        <w:t>principles, and</w:t>
      </w:r>
      <w:proofErr w:type="gramEnd"/>
      <w:r w:rsidR="00B50F18" w:rsidRPr="00836967">
        <w:rPr>
          <w:rFonts w:ascii="Times New Roman" w:hAnsi="Times New Roman" w:cs="Times New Roman"/>
        </w:rPr>
        <w:t xml:space="preserve"> excluding the United Nations Convention on Contracts for</w:t>
      </w:r>
      <w:r w:rsidR="00000000" w:rsidRPr="00836967">
        <w:rPr>
          <w:rFonts w:ascii="Times New Roman" w:hAnsi="Times New Roman" w:cs="Times New Roman"/>
        </w:rPr>
        <w:t xml:space="preserve"> the International Sale of Goods.</w:t>
      </w:r>
    </w:p>
    <w:p w14:paraId="6EF081F6" w14:textId="72A755A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Arbitration.</w:t>
      </w:r>
      <w:r w:rsidR="00000000" w:rsidRPr="00836967">
        <w:rPr>
          <w:rFonts w:ascii="Times New Roman" w:hAnsi="Times New Roman" w:cs="Times New Roman"/>
        </w:rPr>
        <w:t xml:space="preserve"> Any dispute, claim</w:t>
      </w:r>
      <w:r w:rsidR="00B50F18" w:rsidRPr="00836967">
        <w:rPr>
          <w:rFonts w:ascii="Times New Roman" w:hAnsi="Times New Roman" w:cs="Times New Roman"/>
        </w:rPr>
        <w:t>, or controversy arising out of or relating to this Agreement or its breach — including the scope or applicability of this agreement to arbitrate — will be resolv</w:t>
      </w:r>
      <w:r w:rsidR="00000000" w:rsidRPr="00836967">
        <w:rPr>
          <w:rFonts w:ascii="Times New Roman" w:hAnsi="Times New Roman" w:cs="Times New Roman"/>
        </w:rPr>
        <w:t>ed by arbitration.</w:t>
      </w:r>
    </w:p>
    <w:p w14:paraId="1BB69E8D" w14:textId="02B251D8" w:rsidR="00992EFE" w:rsidRPr="00836967" w:rsidRDefault="00B50F18">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San Francisco under JAMS' Streamlined Arbitration Rules and Procedures.</w:t>
      </w:r>
    </w:p>
    <w:p w14:paraId="47ED3527" w14:textId="5B9D55D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.2. </w:t>
      </w:r>
      <w:r w:rsidR="00B50F18" w:rsidRPr="00836967">
        <w:rPr>
          <w:rFonts w:ascii="Times New Roman" w:hAnsi="Times New Roman" w:cs="Times New Roman"/>
        </w:rPr>
        <w:t>Where the amount in controversy exceeds $150,000, the dispute will be heard by a panel of three arbitrators in the same seat and under the sam</w:t>
      </w:r>
      <w:r w:rsidR="00000000" w:rsidRPr="00836967">
        <w:rPr>
          <w:rFonts w:ascii="Times New Roman" w:hAnsi="Times New Roman" w:cs="Times New Roman"/>
        </w:rPr>
        <w:t>e rules specified above.</w:t>
      </w:r>
    </w:p>
    <w:p w14:paraId="721D0044" w14:textId="2EA3A577" w:rsidR="00992EFE" w:rsidRPr="00836967" w:rsidRDefault="00744BFF">
      <w:pPr>
        <w:spacing w:after="120" w:line="276" w:lineRule="auto"/>
        <w:ind w:left="1440" w:hanging="540"/>
        <w:jc w:val="both"/>
        <w:rPr>
          <w:rFonts w:ascii="Times New Roman" w:hAnsi="Times New Roman" w:cs="Times New Roman"/>
        </w:rPr>
      </w:pPr>
      <w:commentRangeStart w:id="15"/>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.3. Judgment on the a</w:t>
      </w:r>
      <w:r>
        <w:t xml:space="preserve">rbitration award may be entered in any court of competent jurisdiction. </w:t>
      </w:r>
      <w:commentRangeEnd w:id="15"/>
      <w:r>
        <w:rPr>
          <w:rStyle w:val="CommentReference"/>
        </w:rPr>
        <w:commentReference w:id="15"/>
      </w:r>
      <w:del w:id="13" w:author="Reviewing Counsel (LargeCo)" w:date="2026-09-01T07:42:11Z">
        <w:r>
          <w:delText>Nothing in this Section prevents either party from seeking provisional remedies in aid of arbitration from a court of competent jurisdiction.</w:delText>
        </w:r>
      </w:del>
      <w:ins w:id="14" w:author="Reviewing Counsel (LargeCo)" w:date="2026-09-01T07:42:11Z">
        <w:r>
          <w:t>Nothing in this Section prevents either party from seeking, without the posting of a bond except where required by law, injunctive or other equitable relief from a court of competent jurisdiction for an actual or threatened breach of Section 11.5 (Confidentiality) or unauthorized use or disclosure of Customer Data, whether in aid of arbitration or otherwise.</w:t>
        </w:r>
      </w:ins>
    </w:p>
    <w:p w14:paraId="5DA02E82" w14:textId="0966534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Notice.</w:t>
      </w:r>
      <w:r w:rsidR="00000000" w:rsidRPr="00836967">
        <w:rPr>
          <w:rFonts w:ascii="Times New Roman" w:hAnsi="Times New Roman" w:cs="Times New Roman"/>
        </w:rPr>
        <w:t xml:space="preserve"> All notices </w:t>
      </w:r>
      <w:r w:rsidR="00B50F18" w:rsidRPr="00836967">
        <w:rPr>
          <w:rFonts w:ascii="Times New Roman" w:hAnsi="Times New Roman" w:cs="Times New Roman"/>
        </w:rPr>
        <w:t xml:space="preserve">under this Agreement </w:t>
      </w:r>
      <w:r w:rsidR="00000000"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00000000" w:rsidRPr="00836967">
        <w:rPr>
          <w:rFonts w:ascii="Times New Roman" w:hAnsi="Times New Roman" w:cs="Times New Roman"/>
        </w:rPr>
        <w:t xml:space="preserve">and </w:t>
      </w:r>
      <w:r w:rsidR="00B50F18" w:rsidRPr="00836967">
        <w:rPr>
          <w:rFonts w:ascii="Times New Roman" w:hAnsi="Times New Roman" w:cs="Times New Roman"/>
        </w:rPr>
        <w:t>deliver</w:t>
      </w:r>
      <w:r w:rsidR="00000000" w:rsidRPr="00836967">
        <w:rPr>
          <w:rFonts w:ascii="Times New Roman" w:hAnsi="Times New Roman" w:cs="Times New Roman"/>
        </w:rPr>
        <w:t xml:space="preserve">ed to the parties </w:t>
      </w:r>
      <w:r w:rsidR="00B50F18" w:rsidRPr="00836967">
        <w:rPr>
          <w:rFonts w:ascii="Times New Roman" w:hAnsi="Times New Roman" w:cs="Times New Roman"/>
        </w:rPr>
        <w:t>by</w:t>
      </w:r>
      <w:r w:rsidR="00000000"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No Waiver.</w:t>
      </w:r>
      <w:r w:rsidR="00000000" w:rsidRPr="00836967">
        <w:rPr>
          <w:rFonts w:ascii="Times New Roman" w:hAnsi="Times New Roman" w:cs="Times New Roman"/>
        </w:rPr>
        <w:t xml:space="preserve">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00000000"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xml:space="preserve">. Entire Agreement. These Terms set forth the complete and exclusive understanding of the parties regarding Customer's use of the </w:t>
      </w:r>
      <w:proofErr w:type="gramStart"/>
      <w:r w:rsidRPr="00836967">
        <w:rPr>
          <w:rFonts w:ascii="Times New Roman" w:hAnsi="Times New Roman" w:cs="Times New Roman"/>
        </w:rPr>
        <w:t>Service, and</w:t>
      </w:r>
      <w:proofErr w:type="gramEnd"/>
      <w:r w:rsidRPr="00836967">
        <w:rPr>
          <w:rFonts w:ascii="Times New Roman" w:hAnsi="Times New Roman" w:cs="Times New Roman"/>
        </w:rPr>
        <w:t xml:space="preserve">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w:t>
      </w:r>
      <w:proofErr w:type="spellStart"/>
      <w:r w:rsidRPr="00836967">
        <w:rPr>
          <w:rFonts w:ascii="Times New Roman" w:hAnsi="Times New Roman" w:cs="Times New Roman"/>
        </w:rPr>
        <w:t>i</w:t>
      </w:r>
      <w:proofErr w:type="spellEnd"/>
      <w:r w:rsidRPr="00836967">
        <w:rPr>
          <w:rFonts w:ascii="Times New Roman" w:hAnsi="Times New Roman" w:cs="Times New Roman"/>
        </w:rPr>
        <w:t>)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11.1</w:t>
      </w:r>
      <w:r w:rsidR="00836967">
        <w:rPr>
          <w:rFonts w:ascii="Times New Roman" w:hAnsi="Times New Roman" w:cs="Times New Roman"/>
        </w:rPr>
        <w:t>5</w:t>
      </w:r>
      <w:r w:rsidRPr="00836967">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 xml:space="preserve">In connection with providing the Service under the Agreement,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may Process Customer Data on Customer's behalf.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1.2 Details of Processing.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Process Customer Data solely to deliver the Service to Customer under the Agreement and this DPA. Schedule 1 (Details of Processing) sets out the nature and duration of the Processing, along with the types of Customer Data and categories of Data Subjects involved. Each of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 xml:space="preserve">that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processes on Customer's behalf </w:t>
      </w:r>
      <w:proofErr w:type="gramStart"/>
      <w:r w:rsidR="00B50F18" w:rsidRPr="00836967">
        <w:rPr>
          <w:rFonts w:ascii="Times New Roman" w:hAnsi="Times New Roman" w:cs="Times New Roman"/>
        </w:rPr>
        <w:t>in ord</w:t>
      </w:r>
      <w:r w:rsidRPr="00836967">
        <w:rPr>
          <w:rFonts w:ascii="Times New Roman" w:hAnsi="Times New Roman" w:cs="Times New Roman"/>
        </w:rPr>
        <w:t>er to</w:t>
      </w:r>
      <w:proofErr w:type="gramEnd"/>
      <w:r w:rsidRPr="00836967">
        <w:rPr>
          <w:rFonts w:ascii="Times New Roman" w:hAnsi="Times New Roman" w:cs="Times New Roman"/>
        </w:rPr>
        <w:t xml:space="preserve">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 xml:space="preserve">that results in the accidental or unlawful destruction, loss, alteration, unauthorized disclosure of, or access to Customer Data that is stored, transmitted, or otherwise processed by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any Sub-Processor, or any other third party</w:t>
      </w:r>
      <w:r w:rsidRPr="00836967">
        <w:rPr>
          <w:rFonts w:ascii="Times New Roman" w:hAnsi="Times New Roman" w:cs="Times New Roman"/>
        </w:rPr>
        <w:t xml:space="preserve"> acting on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w:t>
      </w:r>
      <w:proofErr w:type="gramStart"/>
      <w:r w:rsidRPr="00836967">
        <w:rPr>
          <w:rFonts w:ascii="Times New Roman" w:hAnsi="Times New Roman" w:cs="Times New Roman"/>
        </w:rPr>
        <w:t>A(</w:t>
      </w:r>
      <w:proofErr w:type="gramEnd"/>
      <w:r w:rsidRPr="00836967">
        <w:rPr>
          <w:rFonts w:ascii="Times New Roman" w:hAnsi="Times New Roman" w:cs="Times New Roman"/>
        </w:rPr>
        <w:t>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 xml:space="preserve">3. </w:t>
      </w:r>
      <w:proofErr w:type="spellStart"/>
      <w:r w:rsidRPr="00836967">
        <w:rPr>
          <w:rFonts w:ascii="Times New Roman" w:hAnsi="Times New Roman" w:cs="Times New Roman"/>
          <w:b/>
        </w:rPr>
        <w:t>AgentCo</w:t>
      </w:r>
      <w:proofErr w:type="spellEnd"/>
      <w:r w:rsidRPr="00836967">
        <w:rPr>
          <w:rFonts w:ascii="Times New Roman" w:hAnsi="Times New Roman" w:cs="Times New Roman"/>
          <w:b/>
        </w:rPr>
        <w:t xml:space="preserve">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3.1 Customer Instructions. The parties agree that Customer's documented instructions regarding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(the “Customer Instructions”) consist of this DPA, the Agreement, and any instructions Customer provides through the configuration tools and other tools within the Service made available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process Customer Data only in accordance with the Customer Instructions, except to the extent processing outside the Customer Instructions is required by applicable law to which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is subject, in which case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promptly </w:t>
      </w:r>
      <w:r w:rsidR="00B50F18" w:rsidRPr="00836967">
        <w:rPr>
          <w:rFonts w:ascii="Times New Roman" w:hAnsi="Times New Roman" w:cs="Times New Roman"/>
        </w:rPr>
        <w:t xml:space="preserve">notify Customer in writing if, in </w:t>
      </w:r>
      <w:proofErr w:type="spellStart"/>
      <w:r w:rsidR="00B50F18" w:rsidRPr="00836967">
        <w:rPr>
          <w:rFonts w:ascii="Times New Roman" w:hAnsi="Times New Roman" w:cs="Times New Roman"/>
        </w:rPr>
        <w:t>AgentCo's</w:t>
      </w:r>
      <w:proofErr w:type="spellEnd"/>
      <w:r w:rsidR="00B50F18" w:rsidRPr="00836967">
        <w:rPr>
          <w:rFonts w:ascii="Times New Roman" w:hAnsi="Times New Roman" w:cs="Times New Roman"/>
        </w:rPr>
        <w:t xml:space="preserve"> view, any Customer Instruction violates a Data Protection Law. To the extent legally permitted,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3.3 Data Subject Requests. To the extent legally permitted,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notify Customer of any request received to exercise data subject rights under Data Protection Laws in respect of Customer Data (a “Data Subject Request”).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 respond to any such request without Customer's prior written authorization, except that Customer hereby authorizes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to redirect Data Subject Requests as needed so that Customer can respond directly. </w:t>
      </w:r>
      <w:proofErr w:type="gramStart"/>
      <w:r w:rsidRPr="00836967">
        <w:rPr>
          <w:rFonts w:ascii="Times New Roman" w:hAnsi="Times New Roman" w:cs="Times New Roman"/>
        </w:rPr>
        <w:t>Taking into account</w:t>
      </w:r>
      <w:proofErr w:type="gramEnd"/>
      <w:r w:rsidRPr="00836967">
        <w:rPr>
          <w:rFonts w:ascii="Times New Roman" w:hAnsi="Times New Roman" w:cs="Times New Roman"/>
        </w:rPr>
        <w:t xml:space="preserve"> the nature of the processing,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60338982" w:rsidR="00775154" w:rsidRPr="00836967" w:rsidRDefault="00775154" w:rsidP="00775154">
      <w:pPr>
        <w:rPr>
          <w:rFonts w:ascii="Times New Roman" w:hAnsi="Times New Roman" w:cs="Times New Roman"/>
        </w:rPr>
      </w:pPr>
      <w:commentRangeStart w:id="17"/>
      <w:r w:rsidRPr="00836967">
        <w:rPr>
          <w:rFonts w:ascii="Times New Roman" w:hAnsi="Times New Roman" w:cs="Times New Roman"/>
        </w:rPr>
        <w:t xml:space="preserve">3.4 Security. </w:t>
      </w:r>
      <w:commentRangeEnd w:id="17"/>
      <w:r>
        <w:rPr>
          <w:rStyle w:val="CommentReference"/>
        </w:rPr>
        <w:commentReference w:id="17"/>
      </w:r>
      <w:proofErr w:type="spellStart"/>
      <w:del w:id="15" w:author="Reviewing Counsel (LargeCo)" w:date="2026-09-01T07:42:11Z">
        <w:r>
          <w:delText>AgentCo will implement and maintain commercially reasonable technical and organizational security measures designed to protect Customer Data.</w:delText>
        </w:r>
      </w:del>
      <w:ins w:id="16" w:author="Reviewing Counsel (LargeCo)" w:date="2026-09-01T07:42:11Z">
        <w:r>
          <w:t>AgentCo will implement and maintain commercially reasonable technical and organizational security measures designed to protect Customer Data, including, at a minimum, encryption of Customer Data in transit and at rest, single sign-on and role-based access controls, logging and monitoring of access to Customer Data, and least-privilege access limited to personnel with a business need to know. On Customer's written request, AgentCo will make available current evidence of its security program (such as a SOC 2 report or equivalent) no more than once per year, except following a Personal Data Breach.</w:t>
        </w:r>
      </w:ins>
      <w:proofErr w:type="spellEnd"/>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3.5 Assistance to Customer. Taking into account the nature of the processing and the information available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provide reasonable assistance to Customer in complying with Customer's obligations under Data Protection Laws, including, where appropriate, the preparation of data protection impact assessments with respect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278C314" w:rsidR="00775154" w:rsidRPr="00836967" w:rsidRDefault="00775154" w:rsidP="00775154">
      <w:pPr>
        <w:rPr>
          <w:rFonts w:ascii="Times New Roman" w:hAnsi="Times New Roman" w:cs="Times New Roman"/>
        </w:rPr>
      </w:pPr>
      <w:commentRangeStart w:id="19"/>
      <w:r w:rsidRPr="00836967">
        <w:rPr>
          <w:rFonts w:ascii="Times New Roman" w:hAnsi="Times New Roman" w:cs="Times New Roman"/>
        </w:rPr>
        <w:t xml:space="preserve">3.6 Personal Data Breaches. </w:t>
      </w:r>
      <w:commentRangeEnd w:id="19"/>
      <w:r>
        <w:rPr>
          <w:rStyle w:val="CommentReference"/>
        </w:rPr>
        <w:commentReference w:id="19"/>
      </w:r>
      <w:proofErr w:type="spellStart"/>
      <w:del w:id="17" w:author="Reviewing Counsel (LargeCo)" w:date="2026-09-01T07:42:11Z">
        <w:r>
          <w:delText>AgentCo will notify Customer of any Personal Data Breach without undue delay after becoming aware of it, and will provide reasonable assistance to Customer in meeting Customer's obligations under Data Protection Laws with respect to such Personal Data Breach.</w:delText>
        </w:r>
      </w:del>
      <w:ins w:id="18" w:author="Reviewing Counsel (LargeCo)" w:date="2026-09-01T07:42:11Z">
        <w:r>
          <w:t>AgentCo will notify Customer of any Personal Data Breach without undue delay, and in no event later than seventy-two (72) hours, after becoming aware of it, with the information then available regarding the nature of the breach, the Customer Data affected, and remediation steps taken or planned, and will provide reasonable assistance to Customer in meeting Customer's obligations under Data Protection Laws with respect to such Personal Data Breach.</w:t>
        </w:r>
      </w:ins>
      <w:proofErr w:type="spellEnd"/>
      <w:proofErr w:type="gramStart"/>
      <w:proofErr w:type="gramEnd"/>
    </w:p>
    <w:p w14:paraId="2C1A4AD6" w14:textId="77777777" w:rsidR="00775154" w:rsidRPr="00836967" w:rsidRDefault="00775154" w:rsidP="00775154">
      <w:pPr>
        <w:rPr>
          <w:rFonts w:ascii="Times New Roman" w:hAnsi="Times New Roman" w:cs="Times New Roman"/>
        </w:rPr>
      </w:pPr>
    </w:p>
    <w:p w14:paraId="4985BD10" w14:textId="1F4513E4"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3.7 Assessing Compliance. On Customer's reasonable written request, and to the extent required by Data Protection Laws,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no more than once per year, make available to Customer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privacy and security policies and such other information as is reasonably necessary to demonstrate compliance with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business, (B) be limited to confirming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is processing Customer Data in a manner consistent with this DPA, and (C) occur no more than once per year. Where </w:t>
      </w:r>
      <w:r w:rsidRPr="00836967">
        <w:rPr>
          <w:rFonts w:ascii="Times New Roman" w:hAnsi="Times New Roman" w:cs="Times New Roman"/>
        </w:rPr>
        <w:lastRenderedPageBreak/>
        <w:t xml:space="preserve">Data Protection Laws permit,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instead make available to Customer a summary of audit reports relevant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compliance with this DPA. All such results and documentation, including the results of any audit or inspection, are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Confidential Information.</w:t>
      </w:r>
    </w:p>
    <w:p w14:paraId="3C113142" w14:textId="77777777" w:rsidR="00775154" w:rsidRPr="00836967" w:rsidRDefault="00775154" w:rsidP="00775154">
      <w:pPr>
        <w:rPr>
          <w:rFonts w:ascii="Times New Roman" w:hAnsi="Times New Roman" w:cs="Times New Roman"/>
        </w:rPr>
      </w:pPr>
    </w:p>
    <w:p w14:paraId="2BFAE900" w14:textId="5B4BF467"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3.8 Engagement of Sub-Processors. Customer hereby grants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 general authorization to engage Sub-Processors to process Customer Data in connection with the Service.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notify Customer by email of any change to the Sub-Processor List. Customer may, within 30 days after receiving such notice, object to a new Sub-Processor by following the instructions in the Sub-Processor List. In that case,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work with Customer to address Customer's concerns and to offer commercially reasonable alternatives or solutions. If, in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reasonable judgment, no commercially feasible alternative or solution is available, or if the parties cannot resolve the objection to their mutual satisfaction within 30 days after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receipt of Customer's objection notice, then either party 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3.9 Sub-Processor Obligations.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w:t>
      </w:r>
      <w:proofErr w:type="gramStart"/>
      <w:r w:rsidRPr="00836967">
        <w:rPr>
          <w:rFonts w:ascii="Times New Roman" w:hAnsi="Times New Roman" w:cs="Times New Roman"/>
        </w:rPr>
        <w:t>enter into</w:t>
      </w:r>
      <w:proofErr w:type="gramEnd"/>
      <w:r w:rsidRPr="00836967">
        <w:rPr>
          <w:rFonts w:ascii="Times New Roman" w:hAnsi="Times New Roman" w:cs="Times New Roman"/>
        </w:rPr>
        <w:t xml:space="preserve"> contractual arrangements with each Sub-Processor imposing obligations comparable to those imposed on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under this DPA. Subject to the limitations of liability set forth in the Agreement,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remains liable for the acts and omissions of its Sub-Processors to the same extent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3.10 Data Return or Deletion. Upon expiration or termination of the Agreement,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at Customer's instruction, return or delete Customer Data and any existing copies, except to the extent retention of Customer Data is required by applicable law, in which case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5433BC43"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and to authorize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to process Customer Data in connection with the Agreement (including this DPA).</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 xml:space="preserve">will reasonably cooperate with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as needed to assist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4.3 Configurations. Without limiting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agrees that it will: (a) not provide Customer with any monetary or other valuable consideration in exchange for Customer Data, and the parties acknowledge that Customer has not “sold” (as defined by U.S. Privacy Laws) Customer Data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(b) not “sell” (as defined by U.S. Privacy Laws) or “share” (as defined by the CCPA) any Personal Data; (c) to the extent Customer permits or instructs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to process Customer Data subject to U.S. Privacy Laws in de-identified form as part of the Service,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sidRPr="00836967">
        <w:rPr>
          <w:rFonts w:ascii="Times New Roman" w:hAnsi="Times New Roman" w:cs="Times New Roman"/>
        </w:rPr>
        <w:lastRenderedPageBreak/>
        <w:t>to any other party (including Sub-Processors), contractually require the recipient to comply with the requirements of this clause (c)(</w:t>
      </w:r>
      <w:proofErr w:type="spellStart"/>
      <w:r w:rsidRPr="00836967">
        <w:rPr>
          <w:rFonts w:ascii="Times New Roman" w:hAnsi="Times New Roman" w:cs="Times New Roman"/>
        </w:rPr>
        <w:t>i</w:t>
      </w:r>
      <w:proofErr w:type="spellEnd"/>
      <w:r w:rsidRPr="00836967">
        <w:rPr>
          <w:rFonts w:ascii="Times New Roman" w:hAnsi="Times New Roman" w:cs="Times New Roman"/>
        </w:rPr>
        <w:t>)–(iii); and (d) where Customer Data is subject to the CCPA,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and Customer; (iii) not combine any Customer Data with Personal Data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receives from or on behalf of any other third party, or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collects through its own interactions with individuals, except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combine Customer Data for a purpose permitted under the CCPA if directed by Customer to do so or as otherwise permitted by the CCPA; (iv) notify Customer without undue delay if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determines that it can no longer meet its obligations under the CCPA; and (v) if Customer reasonably believes that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is inconsistent with the CCPA and so notifies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the parties will work together in good faith to remedy the issue and, if after such cooperation Customer reasonably determines the issue cannot be remedied,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6D10C825"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5.2 Customer will not take any action that would (a) cause the provision of Customer Data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to be treated as a “sale” under U.S. Privacy Laws or a “share” under the CCPA (or any equivalent concept under U.S. Privacy Laws); or (b) cause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not to qualify as a “service provider” under the CCPA or a “processor” under U.S. Privacy Laws.</w:t>
      </w: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 xml:space="preserve">ies where Customer acts as a Data Controller and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processes Customer Data as a Data Processor. Module Three (Processor to Sub-Processor) </w:t>
      </w:r>
      <w:r w:rsidR="00B50F18" w:rsidRPr="00836967">
        <w:rPr>
          <w:rFonts w:ascii="Times New Roman" w:hAnsi="Times New Roman" w:cs="Times New Roman"/>
        </w:rPr>
        <w:lastRenderedPageBreak/>
        <w:t xml:space="preserve">of the SCCs applies where Customer acts as a Data Processor and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w:t>
      </w:r>
      <w:proofErr w:type="spellStart"/>
      <w:r w:rsidRPr="00836967">
        <w:rPr>
          <w:rFonts w:ascii="Times New Roman" w:hAnsi="Times New Roman" w:cs="Times New Roman"/>
        </w:rPr>
        <w:t>i</w:t>
      </w:r>
      <w:proofErr w:type="spellEnd"/>
      <w:r w:rsidRPr="00836967">
        <w:rPr>
          <w:rFonts w:ascii="Times New Roman" w:hAnsi="Times New Roman" w:cs="Times New Roman"/>
        </w:rPr>
        <w:t>)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Pr="00836967" w:rsidRDefault="002558E7" w:rsidP="002558E7">
      <w:pPr>
        <w:spacing w:after="120" w:line="300" w:lineRule="auto"/>
        <w:ind w:left="720" w:hanging="360"/>
        <w:jc w:val="both"/>
        <w:rPr>
          <w:rFonts w:ascii="Times New Roman" w:hAnsi="Times New Roman" w:cs="Times New Roman"/>
        </w:rPr>
      </w:pPr>
    </w:p>
    <w:sectPr w:rsidR="002558E7" w:rsidRPr="0083696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3" w:author="Reviewing Counsel (LargeCo)" w:initials="" w:date="2026-09-01T07:42:11Z">
    <w:p w14:paraId="048C4AEC">
      <w:pPr>
        <w:pStyle w:val="CommentText"/>
      </w:pPr>
      <w:r>
        <w:rPr>
          <w:rStyle w:val="CommentReference"/>
        </w:rPr>
        <w:annotationRef/>
      </w:r>
      <w:r>
        <w:t>We narrowed this definition to match the two workflows actually being piloted here — candidate-material summaries and interview-note drafting. The prior definition described general legal-research functionality, which doesn't match this deployment and would leave the contract silent on what 'Basic Service' actually covers. Keeping the scope explicit also means any move into screening, scoring, or system integrations needs a separate signed order form rather than falling under this Agreement by default.</w:t>
      </w:r>
    </w:p>
  </w:comment>
  <w:comment w:id="9" w:author="Reviewing Counsel (LargeCo)" w:initials="" w:date="2026-09-01T07:42:11Z">
    <w:p w14:paraId="C16A1EA2">
      <w:pPr>
        <w:pStyle w:val="CommentText"/>
      </w:pPr>
      <w:r>
        <w:rPr>
          <w:rStyle w:val="CommentReference"/>
        </w:rPr>
        <w:annotationRef/>
      </w:r>
      <w:r>
        <w:t>As written, our indemnity is tied to any claim 'relating to' our Input or Customer Data, which is broad enough to cover claims caused by AgentCo's own handling of that data rather than by anything we did wrong. We tied this back to our warranty in Section 9.1 so we're on the hook for claims caused by our content, not for AgentCo's mishandling of it.</w:t>
      </w:r>
    </w:p>
  </w:comment>
  <w:comment w:id="11" w:author="Reviewing Counsel (LargeCo)" w:initials="" w:date="2026-09-01T07:42:11Z">
    <w:p w14:paraId="E3AED7BA">
      <w:pPr>
        <w:pStyle w:val="CommentText"/>
      </w:pPr>
      <w:r>
        <w:rPr>
          <w:rStyle w:val="CommentReference"/>
        </w:rPr>
        <w:annotationRef/>
      </w:r>
      <w:r>
        <w:t>A standard fees-paid cap works for ordinary service issues, but confidentiality, no-training, and data-protection breaches are the ones that could expose us to regulatory action or harm to candidates whose information we're responsible for. We carved those categories out of the cap alongside indemnification, consistent with how the rest of the agreement already treats confidentiality and data-handling breaches as warranting stronger remedies.</w:t>
      </w:r>
    </w:p>
  </w:comment>
  <w:comment w:id="13" w:author="Reviewing Counsel (LargeCo)" w:initials="" w:date="2026-09-01T07:42:11Z">
    <w:p w14:paraId="0949FF42">
      <w:pPr>
        <w:pStyle w:val="CommentText"/>
      </w:pPr>
      <w:r>
        <w:rPr>
          <w:rStyle w:val="CommentReference"/>
        </w:rPr>
        <w:annotationRef/>
      </w:r>
      <w:r>
        <w:t>We can't confirm compliance with the no-training and data-handling commitments here if we don't know which third-party AI providers are actually processing candidate data behind the scenes. We added a right to ask, so we have visibility into who can see this data and how long it sticks around.</w:t>
      </w:r>
    </w:p>
  </w:comment>
  <w:comment w:id="15" w:author="Reviewing Counsel (LargeCo)" w:initials="" w:date="2026-09-01T07:42:11Z">
    <w:p w14:paraId="A117ED57">
      <w:pPr>
        <w:pStyle w:val="CommentText"/>
      </w:pPr>
      <w:r>
        <w:rPr>
          <w:rStyle w:val="CommentReference"/>
        </w:rPr>
        <w:annotationRef/>
      </w:r>
      <w:r>
        <w:t>If candidate data were disclosed without authorization, we'd need to go straight to court for an injunction rather than waiting on an arbitration timeline, and without posting a bond as a condition of that relief. We broadened the existing carve-out for provisional remedies to cover confidentiality and data-misuse breaches specifically.</w:t>
      </w:r>
    </w:p>
  </w:comment>
  <w:comment w:id="17" w:author="Reviewing Counsel (LargeCo)" w:initials="" w:date="2026-09-01T07:42:11Z">
    <w:p w14:paraId="E44E4AC6">
      <w:pPr>
        <w:pStyle w:val="CommentText"/>
      </w:pPr>
      <w:r>
        <w:rPr>
          <w:rStyle w:val="CommentReference"/>
        </w:rPr>
        <w:annotationRef/>
      </w:r>
      <w:r>
        <w:t>'Commercially reasonable measures' on its own doesn't tell us what AgentCo actually has in place to protect candidate data. We added the baseline controls we need to see — encryption, SSO, access logging, least-privilege access — plus a yearly right to see evidence the program is real, so we're not taking that on faith.</w:t>
      </w:r>
    </w:p>
  </w:comment>
  <w:comment w:id="19" w:author="Reviewing Counsel (LargeCo)" w:initials="" w:date="2026-09-01T07:42:11Z">
    <w:p w14:paraId="DD7332BA">
      <w:pPr>
        <w:pStyle w:val="CommentText"/>
      </w:pPr>
      <w:r>
        <w:rPr>
          <w:rStyle w:val="CommentReference"/>
        </w:rPr>
        <w:annotationRef/>
      </w:r>
      <w:r>
        <w:t>'Without undue delay' on its own gives us no concrete timeline to work with if candidate data is exposed, and we need to move quickly on our own notification and remediation obligations. We added a 72-hour outer limit and specified the minimum information AgentCo needs to give us so we're not left guessing about scope.</w:t>
      </w:r>
    </w:p>
  </w:comment>
  <w:comment w:id="23" w:author="Reviewing Counsel (LargeCo)" w:initials="" w:date="2026-09-01T07:49:04Z">
    <w:p w14:paraId="47FEE2BD">
      <w:pPr>
        <w:pStyle w:val="CommentText"/>
      </w:pPr>
      <w:r>
        <w:rPr>
          <w:rStyle w:val="CommentReference"/>
        </w:rPr>
        <w:annotationRef/>
      </w:r>
      <w:r>
        <w:t>Given this deployment touches real hiring decisions, we need the contract itself to make clear that the Service stays limited to the two approved workflows and functions as decision support only. Without this, nothing in the Agreement stops an expanded use case from drifting into automated screening or ranking of candidates without a person reviewing the result first.</w:t>
      </w:r>
    </w:p>
  </w:comment>
  <w:comment w:id="24" w:author="Reviewing Counsel (LargeCo)" w:initials="" w:date="2026-09-01T07:49:04Z">
    <w:p w14:paraId="2C6562BC">
      <w:pPr>
        <w:pStyle w:val="CommentText"/>
      </w:pPr>
      <w:r>
        <w:rPr>
          <w:rStyle w:val="CommentReference"/>
        </w:rPr>
        <w:annotationRef/>
      </w:r>
      <w:r>
        <w:t>The indemnification section as written only covers third-party IP claims. Given the sensitivity of candidate data moving through this pilot, we need AgentCo to also stand behind breaches of confidentiality, the no-training commitment, and the data protection terms in the DPA -- those are the failure modes most likely to cause real harm to candidates and regulatory exposure for us, and they shouldn't be left outside indemnification.</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CF41B" w14:textId="77777777" w:rsidR="00C96D73" w:rsidRDefault="00C96D73" w:rsidP="00744BFF">
      <w:r>
        <w:separator/>
      </w:r>
    </w:p>
  </w:endnote>
  <w:endnote w:type="continuationSeparator" w:id="0">
    <w:p w14:paraId="55AA19B1" w14:textId="77777777" w:rsidR="00C96D73" w:rsidRDefault="00C96D73"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A8007" w14:textId="77777777" w:rsidR="00C96D73" w:rsidRDefault="00C96D73" w:rsidP="00744BFF">
      <w:r>
        <w:separator/>
      </w:r>
    </w:p>
  </w:footnote>
  <w:footnote w:type="continuationSeparator" w:id="0">
    <w:p w14:paraId="7A1349D7" w14:textId="77777777" w:rsidR="00C96D73" w:rsidRDefault="00C96D73"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5"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8"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4"/>
    <w:lvlOverride w:ilvl="0">
      <w:startOverride w:val="1"/>
    </w:lvlOverride>
  </w:num>
  <w:num w:numId="3" w16cid:durableId="1159544172">
    <w:abstractNumId w:val="7"/>
    <w:lvlOverride w:ilvl="0">
      <w:startOverride w:val="1"/>
    </w:lvlOverride>
  </w:num>
  <w:num w:numId="4" w16cid:durableId="1045594108">
    <w:abstractNumId w:val="5"/>
    <w:lvlOverride w:ilvl="0">
      <w:lvl w:ilvl="0">
        <w:numFmt w:val="lowerLetter"/>
        <w:lvlText w:val="%1."/>
        <w:lvlJc w:val="left"/>
      </w:lvl>
    </w:lvlOverride>
  </w:num>
  <w:num w:numId="5" w16cid:durableId="1365978621">
    <w:abstractNumId w:val="5"/>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6"/>
    <w:lvlOverride w:ilvl="0">
      <w:lvl w:ilvl="0">
        <w:numFmt w:val="lowerLetter"/>
        <w:lvlText w:val="%1."/>
        <w:lvlJc w:val="left"/>
      </w:lvl>
    </w:lvlOverride>
  </w:num>
  <w:num w:numId="9" w16cid:durableId="697581112">
    <w:abstractNumId w:val="3"/>
  </w:num>
  <w:num w:numId="10" w16cid:durableId="1158614436">
    <w:abstractNumId w:val="8"/>
  </w:num>
  <w:num w:numId="11" w16cid:durableId="16296272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58</TotalTime>
  <Pages>13</Pages>
  <Words>5792</Words>
  <Characters>33133</Characters>
  <Application>Microsoft Office Word</Application>
  <DocSecurity>0</DocSecurity>
  <Lines>473</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